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F23" w:rsidRPr="00406B43" w:rsidRDefault="00544F23" w:rsidP="00544F23">
      <w:pPr>
        <w:pStyle w:val="Default"/>
        <w:jc w:val="center"/>
        <w:rPr>
          <w:rFonts w:ascii="Segoe UI" w:hAnsi="Segoe UI" w:cs="Segoe UI"/>
          <w:color w:val="FF0000"/>
          <w:sz w:val="32"/>
          <w:szCs w:val="32"/>
        </w:rPr>
      </w:pPr>
      <w:r w:rsidRPr="00406B43">
        <w:rPr>
          <w:rFonts w:ascii="Segoe UI" w:hAnsi="Segoe UI" w:cs="Segoe UI"/>
          <w:color w:val="FF0000"/>
          <w:sz w:val="32"/>
          <w:szCs w:val="32"/>
        </w:rPr>
        <w:t>Object Oriented  Programming with JAVA                                      AMCA0201N</w:t>
      </w:r>
    </w:p>
    <w:p w:rsidR="00544F23" w:rsidRPr="00406B43" w:rsidRDefault="00544F23" w:rsidP="00544F23">
      <w:pPr>
        <w:pStyle w:val="Default"/>
        <w:rPr>
          <w:rFonts w:ascii="Segoe UI" w:hAnsi="Segoe UI" w:cs="Segoe UI"/>
          <w:sz w:val="32"/>
          <w:szCs w:val="32"/>
        </w:rPr>
      </w:pPr>
      <w:r w:rsidRPr="00406B43">
        <w:rPr>
          <w:rFonts w:ascii="Segoe UI" w:hAnsi="Segoe UI" w:cs="Segoe UI"/>
          <w:sz w:val="32"/>
          <w:szCs w:val="32"/>
        </w:rPr>
        <w:t>Unit 1 Introduction</w:t>
      </w:r>
    </w:p>
    <w:p w:rsidR="00544F23" w:rsidRPr="00406B43" w:rsidRDefault="00544F23" w:rsidP="00544F23">
      <w:pPr>
        <w:pStyle w:val="Default"/>
        <w:rPr>
          <w:rFonts w:ascii="Segoe UI" w:hAnsi="Segoe UI" w:cs="Segoe UI"/>
          <w:sz w:val="32"/>
          <w:szCs w:val="32"/>
        </w:rPr>
      </w:pPr>
    </w:p>
    <w:p w:rsidR="00544F23" w:rsidRPr="00406B43" w:rsidRDefault="00544F23" w:rsidP="00544F23">
      <w:pPr>
        <w:autoSpaceDE w:val="0"/>
        <w:autoSpaceDN w:val="0"/>
        <w:adjustRightInd w:val="0"/>
        <w:spacing w:after="0" w:line="240" w:lineRule="auto"/>
        <w:jc w:val="both"/>
        <w:rPr>
          <w:rFonts w:ascii="Segoe UI" w:hAnsi="Segoe UI" w:cs="Segoe UI"/>
          <w:color w:val="000000"/>
          <w:sz w:val="32"/>
          <w:szCs w:val="32"/>
        </w:rPr>
      </w:pPr>
      <w:r w:rsidRPr="00406B43">
        <w:rPr>
          <w:rFonts w:ascii="Segoe UI" w:hAnsi="Segoe UI" w:cs="Segoe UI"/>
          <w:b/>
          <w:bCs/>
          <w:color w:val="000000"/>
          <w:sz w:val="32"/>
          <w:szCs w:val="32"/>
        </w:rPr>
        <w:t>Object Oriented Programming</w:t>
      </w:r>
      <w:r w:rsidRPr="00406B43">
        <w:rPr>
          <w:rFonts w:ascii="Segoe UI" w:hAnsi="Segoe UI" w:cs="Segoe UI"/>
          <w:color w:val="000000"/>
          <w:sz w:val="32"/>
          <w:szCs w:val="32"/>
        </w:rPr>
        <w:t xml:space="preserve">: Introduction and Features: Abstraction, Encapsulation, Polymorphism, and Inheritance concepts, Need of OOP’s paradigm. </w:t>
      </w:r>
    </w:p>
    <w:p w:rsidR="00544F23" w:rsidRPr="00406B43" w:rsidRDefault="00544F23" w:rsidP="00544F23">
      <w:pPr>
        <w:autoSpaceDE w:val="0"/>
        <w:autoSpaceDN w:val="0"/>
        <w:adjustRightInd w:val="0"/>
        <w:spacing w:after="0" w:line="240" w:lineRule="auto"/>
        <w:jc w:val="both"/>
        <w:rPr>
          <w:rFonts w:ascii="Segoe UI" w:hAnsi="Segoe UI" w:cs="Segoe UI"/>
          <w:color w:val="000000"/>
          <w:sz w:val="32"/>
          <w:szCs w:val="32"/>
        </w:rPr>
      </w:pPr>
    </w:p>
    <w:p w:rsidR="00544F23" w:rsidRPr="00406B43" w:rsidRDefault="00544F23" w:rsidP="00544F23">
      <w:pPr>
        <w:autoSpaceDE w:val="0"/>
        <w:autoSpaceDN w:val="0"/>
        <w:adjustRightInd w:val="0"/>
        <w:spacing w:after="0" w:line="240" w:lineRule="auto"/>
        <w:jc w:val="both"/>
        <w:rPr>
          <w:rFonts w:ascii="Segoe UI" w:hAnsi="Segoe UI" w:cs="Segoe UI"/>
          <w:color w:val="000000"/>
          <w:sz w:val="32"/>
          <w:szCs w:val="32"/>
        </w:rPr>
      </w:pPr>
      <w:r w:rsidRPr="00406B43">
        <w:rPr>
          <w:rFonts w:ascii="Segoe UI" w:hAnsi="Segoe UI" w:cs="Segoe UI"/>
          <w:b/>
          <w:bCs/>
          <w:color w:val="000000"/>
          <w:sz w:val="32"/>
          <w:szCs w:val="32"/>
        </w:rPr>
        <w:t xml:space="preserve">Modeling Concepts: </w:t>
      </w:r>
      <w:r w:rsidRPr="00406B43">
        <w:rPr>
          <w:rFonts w:ascii="Segoe UI" w:hAnsi="Segoe UI" w:cs="Segoe UI"/>
          <w:color w:val="000000"/>
          <w:sz w:val="32"/>
          <w:szCs w:val="32"/>
        </w:rPr>
        <w:t xml:space="preserve">Introduction, Class Diagram and Object Diagram. </w:t>
      </w:r>
    </w:p>
    <w:p w:rsidR="00544F23" w:rsidRPr="00406B43" w:rsidRDefault="00544F23" w:rsidP="00544F23">
      <w:pPr>
        <w:autoSpaceDE w:val="0"/>
        <w:autoSpaceDN w:val="0"/>
        <w:adjustRightInd w:val="0"/>
        <w:spacing w:after="0" w:line="240" w:lineRule="auto"/>
        <w:jc w:val="both"/>
        <w:rPr>
          <w:rFonts w:ascii="Segoe UI" w:hAnsi="Segoe UI" w:cs="Segoe UI"/>
          <w:color w:val="000000"/>
          <w:sz w:val="32"/>
          <w:szCs w:val="32"/>
        </w:rPr>
      </w:pPr>
    </w:p>
    <w:p w:rsidR="00544F23" w:rsidRPr="00406B43" w:rsidRDefault="00544F23" w:rsidP="00544F23">
      <w:pPr>
        <w:pStyle w:val="Default"/>
        <w:jc w:val="both"/>
        <w:rPr>
          <w:rFonts w:ascii="Segoe UI" w:hAnsi="Segoe UI" w:cs="Segoe UI"/>
          <w:sz w:val="32"/>
          <w:szCs w:val="32"/>
        </w:rPr>
      </w:pPr>
      <w:r w:rsidRPr="00406B43">
        <w:rPr>
          <w:rFonts w:ascii="Segoe UI" w:hAnsi="Segoe UI" w:cs="Segoe UI"/>
          <w:b/>
          <w:bCs/>
          <w:sz w:val="32"/>
          <w:szCs w:val="32"/>
        </w:rPr>
        <w:t xml:space="preserve">Control Statements: </w:t>
      </w:r>
      <w:r w:rsidRPr="00406B43">
        <w:rPr>
          <w:rFonts w:ascii="Segoe UI" w:hAnsi="Segoe UI" w:cs="Segoe UI"/>
          <w:sz w:val="32"/>
          <w:szCs w:val="32"/>
        </w:rPr>
        <w:t>Decision Making, Looping and Branching, Argument Passing Mechanism: Command Line Argument</w:t>
      </w:r>
    </w:p>
    <w:p w:rsidR="00544F23" w:rsidRPr="00406B43" w:rsidRDefault="00544F23" w:rsidP="00544F23">
      <w:pPr>
        <w:pStyle w:val="Default"/>
        <w:jc w:val="both"/>
        <w:rPr>
          <w:rFonts w:ascii="Segoe UI" w:hAnsi="Segoe UI" w:cs="Segoe UI"/>
          <w:sz w:val="32"/>
          <w:szCs w:val="32"/>
        </w:rPr>
      </w:pPr>
    </w:p>
    <w:p w:rsidR="002779E8" w:rsidRPr="00406B43" w:rsidRDefault="00441C15" w:rsidP="005F5AC6">
      <w:pPr>
        <w:pStyle w:val="Default"/>
        <w:ind w:left="-1152" w:right="-432"/>
        <w:jc w:val="center"/>
        <w:rPr>
          <w:rFonts w:ascii="Segoe UI" w:hAnsi="Segoe UI" w:cs="Segoe UI"/>
          <w:sz w:val="32"/>
          <w:szCs w:val="32"/>
        </w:rPr>
      </w:pPr>
      <w:r w:rsidRPr="00406B43">
        <w:rPr>
          <w:rFonts w:ascii="Segoe UI" w:hAnsi="Segoe UI" w:cs="Segoe UI"/>
          <w:noProof/>
          <w:sz w:val="32"/>
          <w:szCs w:val="32"/>
          <w:lang w:eastAsia="en-IN" w:bidi="hi-IN"/>
        </w:rPr>
        <w:drawing>
          <wp:inline distT="0" distB="0" distL="0" distR="0">
            <wp:extent cx="71628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62800" cy="3648075"/>
                    </a:xfrm>
                    <a:prstGeom prst="rect">
                      <a:avLst/>
                    </a:prstGeom>
                    <a:noFill/>
                    <a:ln>
                      <a:noFill/>
                    </a:ln>
                  </pic:spPr>
                </pic:pic>
              </a:graphicData>
            </a:graphic>
          </wp:inline>
        </w:drawing>
      </w:r>
    </w:p>
    <w:p w:rsidR="004F7D48" w:rsidRPr="00406B43" w:rsidRDefault="004F7D48" w:rsidP="00CF5AFB">
      <w:pPr>
        <w:pStyle w:val="Default"/>
        <w:jc w:val="both"/>
        <w:rPr>
          <w:rFonts w:ascii="Segoe UI" w:hAnsi="Segoe UI" w:cs="Segoe UI"/>
          <w:sz w:val="32"/>
          <w:szCs w:val="32"/>
        </w:rPr>
      </w:pPr>
    </w:p>
    <w:p w:rsidR="004F7D48" w:rsidRPr="00406B43" w:rsidRDefault="004F7D48" w:rsidP="00CF5AFB">
      <w:pPr>
        <w:pStyle w:val="Default"/>
        <w:jc w:val="both"/>
        <w:rPr>
          <w:rFonts w:ascii="Segoe UI" w:hAnsi="Segoe UI" w:cs="Segoe UI"/>
          <w:sz w:val="32"/>
          <w:szCs w:val="32"/>
        </w:rPr>
      </w:pPr>
    </w:p>
    <w:p w:rsidR="00CF5AFB" w:rsidRPr="00406B43" w:rsidRDefault="004F7D48" w:rsidP="004F7D48">
      <w:pPr>
        <w:pStyle w:val="Default"/>
        <w:ind w:left="-794" w:right="-113"/>
        <w:jc w:val="both"/>
        <w:rPr>
          <w:rFonts w:ascii="Segoe UI" w:hAnsi="Segoe UI" w:cs="Segoe UI"/>
          <w:sz w:val="32"/>
          <w:szCs w:val="32"/>
        </w:rPr>
      </w:pPr>
      <w:r w:rsidRPr="00406B43">
        <w:rPr>
          <w:rFonts w:ascii="Segoe UI" w:hAnsi="Segoe UI" w:cs="Segoe UI"/>
          <w:noProof/>
          <w:sz w:val="32"/>
          <w:szCs w:val="32"/>
          <w:lang w:eastAsia="en-IN" w:bidi="hi-IN"/>
        </w:rPr>
        <w:lastRenderedPageBreak/>
        <w:drawing>
          <wp:inline distT="0" distB="0" distL="0" distR="0" wp14:anchorId="2407045C" wp14:editId="592A7101">
            <wp:extent cx="7010400" cy="7724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1393" cy="7725869"/>
                    </a:xfrm>
                    <a:prstGeom prst="rect">
                      <a:avLst/>
                    </a:prstGeom>
                  </pic:spPr>
                </pic:pic>
              </a:graphicData>
            </a:graphic>
          </wp:inline>
        </w:drawing>
      </w:r>
      <w:r w:rsidR="00CF5AFB" w:rsidRPr="00406B43">
        <w:rPr>
          <w:rFonts w:ascii="Segoe UI" w:hAnsi="Segoe UI" w:cs="Segoe UI"/>
          <w:sz w:val="32"/>
          <w:szCs w:val="32"/>
        </w:rPr>
        <w:t xml:space="preserve">. </w:t>
      </w:r>
      <w:r w:rsidR="00D9179E" w:rsidRPr="00406B43">
        <w:rPr>
          <w:rFonts w:ascii="Segoe UI" w:hAnsi="Segoe UI" w:cs="Segoe UI"/>
          <w:noProof/>
          <w:sz w:val="32"/>
          <w:szCs w:val="32"/>
          <w:lang w:eastAsia="en-IN" w:bidi="hi-IN"/>
        </w:rPr>
        <w:lastRenderedPageBreak/>
        <w:drawing>
          <wp:inline distT="0" distB="0" distL="0" distR="0" wp14:anchorId="6B1FF026" wp14:editId="73C163ED">
            <wp:extent cx="695706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58042" cy="5229963"/>
                    </a:xfrm>
                    <a:prstGeom prst="rect">
                      <a:avLst/>
                    </a:prstGeom>
                  </pic:spPr>
                </pic:pic>
              </a:graphicData>
            </a:graphic>
          </wp:inline>
        </w:drawing>
      </w:r>
    </w:p>
    <w:p w:rsidR="00B6587C" w:rsidRPr="00406B43" w:rsidRDefault="00B6587C" w:rsidP="004F7D48">
      <w:pPr>
        <w:pStyle w:val="Default"/>
        <w:ind w:left="-794" w:right="-113"/>
        <w:jc w:val="both"/>
        <w:rPr>
          <w:rFonts w:ascii="Segoe UI" w:hAnsi="Segoe UI" w:cs="Segoe UI"/>
          <w:sz w:val="32"/>
          <w:szCs w:val="32"/>
        </w:rPr>
      </w:pPr>
      <w:r w:rsidRPr="00406B43">
        <w:rPr>
          <w:rFonts w:ascii="Segoe UI" w:hAnsi="Segoe UI" w:cs="Segoe UI"/>
          <w:noProof/>
          <w:sz w:val="32"/>
          <w:szCs w:val="32"/>
          <w:lang w:eastAsia="en-IN" w:bidi="hi-IN"/>
        </w:rPr>
        <w:lastRenderedPageBreak/>
        <w:drawing>
          <wp:inline distT="0" distB="0" distL="0" distR="0" wp14:anchorId="2FE8AF32" wp14:editId="6D3D445A">
            <wp:extent cx="6713220" cy="515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14171" cy="5153755"/>
                    </a:xfrm>
                    <a:prstGeom prst="rect">
                      <a:avLst/>
                    </a:prstGeom>
                  </pic:spPr>
                </pic:pic>
              </a:graphicData>
            </a:graphic>
          </wp:inline>
        </w:drawing>
      </w: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p w:rsidR="00A57311" w:rsidRPr="00406B43" w:rsidRDefault="00A57311" w:rsidP="004F7D48">
      <w:pPr>
        <w:pStyle w:val="Default"/>
        <w:ind w:left="-794" w:right="-113"/>
        <w:jc w:val="both"/>
        <w:rPr>
          <w:rFonts w:ascii="Segoe UI" w:hAnsi="Segoe UI" w:cs="Segoe UI"/>
          <w:sz w:val="32"/>
          <w:szCs w:val="32"/>
        </w:rPr>
      </w:pPr>
    </w:p>
    <w:tbl>
      <w:tblPr>
        <w:tblW w:w="10480" w:type="dxa"/>
        <w:tblLayout w:type="fixed"/>
        <w:tblCellMar>
          <w:left w:w="0" w:type="dxa"/>
          <w:right w:w="0" w:type="dxa"/>
        </w:tblCellMar>
        <w:tblLook w:val="0000" w:firstRow="0" w:lastRow="0" w:firstColumn="0" w:lastColumn="0" w:noHBand="0" w:noVBand="0"/>
      </w:tblPr>
      <w:tblGrid>
        <w:gridCol w:w="2038"/>
        <w:gridCol w:w="649"/>
        <w:gridCol w:w="985"/>
        <w:gridCol w:w="5823"/>
        <w:gridCol w:w="985"/>
      </w:tblGrid>
      <w:tr w:rsidR="00A57311" w:rsidRPr="00406B43" w:rsidTr="00101C27">
        <w:trPr>
          <w:trHeight w:val="271"/>
        </w:trPr>
        <w:tc>
          <w:tcPr>
            <w:tcW w:w="2687" w:type="dxa"/>
            <w:gridSpan w:val="2"/>
            <w:shd w:val="clear" w:color="auto" w:fill="auto"/>
            <w:vAlign w:val="bottom"/>
          </w:tcPr>
          <w:p w:rsidR="00A57311" w:rsidRPr="00406B43" w:rsidRDefault="00A57311" w:rsidP="003B071C">
            <w:pPr>
              <w:spacing w:line="0" w:lineRule="atLeast"/>
              <w:rPr>
                <w:rFonts w:ascii="Segoe UI" w:eastAsia="Bell MT" w:hAnsi="Segoe UI" w:cs="Segoe UI"/>
                <w:b/>
                <w:i/>
                <w:sz w:val="32"/>
                <w:szCs w:val="32"/>
              </w:rPr>
            </w:pPr>
          </w:p>
        </w:tc>
        <w:tc>
          <w:tcPr>
            <w:tcW w:w="985" w:type="dxa"/>
            <w:shd w:val="clear" w:color="auto" w:fill="auto"/>
            <w:vAlign w:val="bottom"/>
          </w:tcPr>
          <w:p w:rsidR="00A57311" w:rsidRPr="00406B43" w:rsidRDefault="00A57311" w:rsidP="003B071C">
            <w:pPr>
              <w:spacing w:line="0" w:lineRule="atLeast"/>
              <w:rPr>
                <w:rFonts w:ascii="Segoe UI" w:eastAsia="Times New Roman" w:hAnsi="Segoe UI" w:cs="Segoe UI"/>
                <w:sz w:val="32"/>
                <w:szCs w:val="32"/>
              </w:rPr>
            </w:pPr>
          </w:p>
        </w:tc>
        <w:tc>
          <w:tcPr>
            <w:tcW w:w="6808" w:type="dxa"/>
            <w:gridSpan w:val="2"/>
            <w:shd w:val="clear" w:color="auto" w:fill="auto"/>
            <w:vAlign w:val="bottom"/>
          </w:tcPr>
          <w:p w:rsidR="00A57311" w:rsidRPr="00406B43" w:rsidRDefault="00A57311" w:rsidP="003B071C">
            <w:pPr>
              <w:spacing w:line="0" w:lineRule="atLeast"/>
              <w:ind w:left="5160"/>
              <w:rPr>
                <w:rFonts w:ascii="Segoe UI" w:eastAsia="Bell MT" w:hAnsi="Segoe UI" w:cs="Segoe UI"/>
                <w:b/>
                <w:i/>
                <w:sz w:val="32"/>
                <w:szCs w:val="32"/>
              </w:rPr>
            </w:pPr>
          </w:p>
        </w:tc>
      </w:tr>
      <w:tr w:rsidR="009476E3" w:rsidRPr="00406B43" w:rsidTr="008C289C">
        <w:trPr>
          <w:gridAfter w:val="1"/>
          <w:wAfter w:w="985" w:type="dxa"/>
          <w:trHeight w:val="1440"/>
        </w:trPr>
        <w:tc>
          <w:tcPr>
            <w:tcW w:w="2687" w:type="dxa"/>
            <w:gridSpan w:val="2"/>
            <w:shd w:val="clear" w:color="auto" w:fill="auto"/>
            <w:vAlign w:val="bottom"/>
          </w:tcPr>
          <w:p w:rsidR="009476E3" w:rsidRPr="00406B43" w:rsidRDefault="009476E3" w:rsidP="009476E3">
            <w:pPr>
              <w:spacing w:line="0" w:lineRule="atLeast"/>
              <w:rPr>
                <w:rFonts w:ascii="Segoe UI" w:hAnsi="Segoe UI" w:cs="Segoe UI"/>
                <w:color w:val="333333"/>
                <w:sz w:val="32"/>
                <w:szCs w:val="32"/>
                <w:shd w:val="clear" w:color="auto" w:fill="FFFFFF"/>
              </w:rPr>
            </w:pPr>
          </w:p>
        </w:tc>
        <w:tc>
          <w:tcPr>
            <w:tcW w:w="6808" w:type="dxa"/>
            <w:gridSpan w:val="2"/>
            <w:shd w:val="clear" w:color="auto" w:fill="auto"/>
            <w:vAlign w:val="bottom"/>
          </w:tcPr>
          <w:p w:rsidR="006E3C2F" w:rsidRPr="00406B43" w:rsidRDefault="00A7711F" w:rsidP="009476E3">
            <w:pPr>
              <w:spacing w:line="0" w:lineRule="atLeast"/>
              <w:rPr>
                <w:rFonts w:ascii="Segoe UI" w:eastAsia="Times New Roman" w:hAnsi="Segoe UI" w:cs="Segoe UI"/>
                <w:sz w:val="32"/>
                <w:szCs w:val="32"/>
                <w:u w:val="single"/>
              </w:rPr>
            </w:pPr>
            <w:r w:rsidRPr="00406B43">
              <w:rPr>
                <w:rFonts w:ascii="Segoe UI" w:eastAsia="Times New Roman" w:hAnsi="Segoe UI" w:cs="Segoe UI"/>
                <w:sz w:val="32"/>
                <w:szCs w:val="32"/>
                <w:u w:val="single"/>
              </w:rPr>
              <w:t>J</w:t>
            </w:r>
            <w:r w:rsidR="006E3C2F" w:rsidRPr="00406B43">
              <w:rPr>
                <w:rFonts w:ascii="Segoe UI" w:eastAsia="Times New Roman" w:hAnsi="Segoe UI" w:cs="Segoe UI"/>
                <w:sz w:val="32"/>
                <w:szCs w:val="32"/>
                <w:u w:val="single"/>
              </w:rPr>
              <w:t xml:space="preserve">ava introduction </w:t>
            </w:r>
          </w:p>
          <w:p w:rsidR="009476E3" w:rsidRPr="00406B43" w:rsidRDefault="009476E3" w:rsidP="009476E3">
            <w:pPr>
              <w:spacing w:line="0" w:lineRule="atLeast"/>
              <w:rPr>
                <w:rFonts w:ascii="Segoe UI" w:eastAsia="Times New Roman" w:hAnsi="Segoe UI" w:cs="Segoe UI"/>
                <w:sz w:val="32"/>
                <w:szCs w:val="32"/>
              </w:rPr>
            </w:pPr>
            <w:r w:rsidRPr="00406B43">
              <w:rPr>
                <w:rFonts w:ascii="Segoe UI" w:eastAsia="Times New Roman" w:hAnsi="Segoe UI" w:cs="Segoe UI"/>
                <w:sz w:val="32"/>
                <w:szCs w:val="32"/>
              </w:rPr>
              <w:t>June 1991.</w:t>
            </w:r>
            <w:r w:rsidRPr="00406B43">
              <w:rPr>
                <w:rFonts w:ascii="Segoe UI" w:hAnsi="Segoe UI" w:cs="Segoe UI"/>
                <w:sz w:val="32"/>
                <w:szCs w:val="32"/>
              </w:rPr>
              <w:t xml:space="preserve"> </w:t>
            </w:r>
            <w:r w:rsidRPr="00406B43">
              <w:rPr>
                <w:rFonts w:ascii="Segoe UI" w:hAnsi="Segoe UI" w:cs="Segoe UI"/>
                <w:color w:val="333333"/>
                <w:sz w:val="32"/>
                <w:szCs w:val="32"/>
                <w:shd w:val="clear" w:color="auto" w:fill="FFFFFF"/>
              </w:rPr>
              <w:t>small team of sun engineers called </w:t>
            </w:r>
            <w:r w:rsidRPr="00406B43">
              <w:rPr>
                <w:rStyle w:val="Strong"/>
                <w:rFonts w:ascii="Segoe UI" w:hAnsi="Segoe UI" w:cs="Segoe UI"/>
                <w:color w:val="333333"/>
                <w:sz w:val="32"/>
                <w:szCs w:val="32"/>
                <w:shd w:val="clear" w:color="auto" w:fill="FFFFFF"/>
              </w:rPr>
              <w:t>Green Team</w:t>
            </w:r>
            <w:r w:rsidRPr="00406B43">
              <w:rPr>
                <w:rFonts w:ascii="Segoe UI" w:hAnsi="Segoe UI" w:cs="Segoe UI"/>
                <w:color w:val="333333"/>
                <w:sz w:val="32"/>
                <w:szCs w:val="32"/>
                <w:shd w:val="clear" w:color="auto" w:fill="FFFFFF"/>
              </w:rPr>
              <w:t>.</w:t>
            </w:r>
          </w:p>
        </w:tc>
      </w:tr>
      <w:tr w:rsidR="00145C9F" w:rsidRPr="00406B43" w:rsidTr="00101C27">
        <w:trPr>
          <w:trHeight w:val="304"/>
        </w:trPr>
        <w:tc>
          <w:tcPr>
            <w:tcW w:w="2038" w:type="dxa"/>
            <w:tcBorders>
              <w:top w:val="single" w:sz="8" w:space="0" w:color="auto"/>
            </w:tcBorders>
            <w:shd w:val="clear" w:color="auto" w:fill="auto"/>
            <w:vAlign w:val="bottom"/>
          </w:tcPr>
          <w:p w:rsidR="00145C9F" w:rsidRPr="00406B43" w:rsidRDefault="00145C9F" w:rsidP="009476E3">
            <w:pPr>
              <w:spacing w:line="0" w:lineRule="atLeast"/>
              <w:rPr>
                <w:rFonts w:ascii="Segoe UI" w:hAnsi="Segoe UI" w:cs="Segoe UI"/>
                <w:sz w:val="32"/>
                <w:szCs w:val="32"/>
              </w:rPr>
            </w:pPr>
            <w:r w:rsidRPr="00406B43">
              <w:rPr>
                <w:rFonts w:ascii="Segoe UI" w:hAnsi="Segoe UI" w:cs="Segoe UI"/>
                <w:sz w:val="32"/>
                <w:szCs w:val="32"/>
              </w:rPr>
              <w:t>Auth</w:t>
            </w:r>
            <w:r w:rsidR="009476E3" w:rsidRPr="00406B43">
              <w:rPr>
                <w:rFonts w:ascii="Segoe UI" w:hAnsi="Segoe UI" w:cs="Segoe UI"/>
                <w:sz w:val="32"/>
                <w:szCs w:val="32"/>
              </w:rPr>
              <w:t>er</w:t>
            </w:r>
          </w:p>
        </w:tc>
        <w:tc>
          <w:tcPr>
            <w:tcW w:w="649" w:type="dxa"/>
            <w:shd w:val="clear" w:color="auto" w:fill="auto"/>
            <w:vAlign w:val="bottom"/>
          </w:tcPr>
          <w:p w:rsidR="00145C9F" w:rsidRPr="00406B43" w:rsidRDefault="00145C9F" w:rsidP="00145C9F">
            <w:pPr>
              <w:spacing w:line="0" w:lineRule="atLeast"/>
              <w:rPr>
                <w:rFonts w:ascii="Segoe UI" w:eastAsia="Times New Roman" w:hAnsi="Segoe UI" w:cs="Segoe UI"/>
                <w:sz w:val="32"/>
                <w:szCs w:val="32"/>
              </w:rPr>
            </w:pPr>
          </w:p>
          <w:p w:rsidR="00145C9F" w:rsidRPr="00406B43" w:rsidRDefault="00145C9F" w:rsidP="00145C9F">
            <w:pPr>
              <w:spacing w:line="0" w:lineRule="atLeast"/>
              <w:rPr>
                <w:rFonts w:ascii="Segoe UI" w:eastAsia="Times New Roman" w:hAnsi="Segoe UI" w:cs="Segoe UI"/>
                <w:sz w:val="32"/>
                <w:szCs w:val="32"/>
              </w:rPr>
            </w:pP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p>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b/>
                <w:i/>
                <w:sz w:val="32"/>
                <w:szCs w:val="32"/>
              </w:rPr>
            </w:pPr>
            <w:r w:rsidRPr="00406B43">
              <w:rPr>
                <w:rFonts w:ascii="Segoe UI" w:hAnsi="Segoe UI" w:cs="Segoe UI"/>
                <w:b/>
                <w:i/>
                <w:color w:val="00B050"/>
                <w:sz w:val="32"/>
                <w:szCs w:val="32"/>
              </w:rPr>
              <w:t>James Gosling</w:t>
            </w:r>
            <w:r w:rsidR="00246209" w:rsidRPr="00406B43">
              <w:rPr>
                <w:rFonts w:ascii="Segoe UI" w:hAnsi="Segoe UI" w:cs="Segoe UI"/>
                <w:b/>
                <w:i/>
                <w:color w:val="00B050"/>
                <w:sz w:val="32"/>
                <w:szCs w:val="32"/>
              </w:rPr>
              <w:t xml:space="preserve"> </w:t>
            </w:r>
            <w:r w:rsidR="00246209" w:rsidRPr="00406B43">
              <w:rPr>
                <w:rStyle w:val="Strong"/>
                <w:rFonts w:ascii="Segoe UI" w:hAnsi="Segoe UI" w:cs="Segoe UI"/>
                <w:color w:val="00B050"/>
                <w:sz w:val="32"/>
                <w:szCs w:val="32"/>
                <w:shd w:val="clear" w:color="auto" w:fill="FFFFFF"/>
              </w:rPr>
              <w:t> </w:t>
            </w:r>
            <w:r w:rsidR="00246209" w:rsidRPr="00406B43">
              <w:rPr>
                <w:rStyle w:val="Strong"/>
                <w:rFonts w:ascii="Segoe UI" w:hAnsi="Segoe UI" w:cs="Segoe UI"/>
                <w:color w:val="333333"/>
                <w:sz w:val="32"/>
                <w:szCs w:val="32"/>
                <w:shd w:val="clear" w:color="auto" w:fill="FFFFFF"/>
              </w:rPr>
              <w:t>Mike Sheridan</w:t>
            </w:r>
            <w:r w:rsidR="00246209" w:rsidRPr="00406B43">
              <w:rPr>
                <w:rFonts w:ascii="Segoe UI" w:hAnsi="Segoe UI" w:cs="Segoe UI"/>
                <w:color w:val="333333"/>
                <w:sz w:val="32"/>
                <w:szCs w:val="32"/>
                <w:shd w:val="clear" w:color="auto" w:fill="FFFFFF"/>
              </w:rPr>
              <w:t>, and </w:t>
            </w:r>
            <w:r w:rsidR="00246209" w:rsidRPr="00406B43">
              <w:rPr>
                <w:rStyle w:val="Strong"/>
                <w:rFonts w:ascii="Segoe UI" w:hAnsi="Segoe UI" w:cs="Segoe UI"/>
                <w:color w:val="333333"/>
                <w:sz w:val="32"/>
                <w:szCs w:val="32"/>
                <w:shd w:val="clear" w:color="auto" w:fill="FFFFFF"/>
              </w:rPr>
              <w:t>Patrick Naughton</w:t>
            </w:r>
          </w:p>
        </w:tc>
      </w:tr>
      <w:tr w:rsidR="00145C9F" w:rsidRPr="00406B43" w:rsidTr="00101C27">
        <w:trPr>
          <w:trHeight w:val="293"/>
        </w:trPr>
        <w:tc>
          <w:tcPr>
            <w:tcW w:w="2687" w:type="dxa"/>
            <w:gridSpan w:val="2"/>
            <w:shd w:val="clear" w:color="auto" w:fill="auto"/>
            <w:vAlign w:val="bottom"/>
          </w:tcPr>
          <w:p w:rsidR="00145C9F" w:rsidRPr="00406B43" w:rsidRDefault="00D64291" w:rsidP="00145C9F">
            <w:pPr>
              <w:spacing w:line="0" w:lineRule="atLeast"/>
              <w:rPr>
                <w:rFonts w:ascii="Segoe UI" w:hAnsi="Segoe UI" w:cs="Segoe UI"/>
                <w:sz w:val="32"/>
                <w:szCs w:val="32"/>
              </w:rPr>
            </w:pPr>
            <w:r w:rsidRPr="00406B43">
              <w:rPr>
                <w:rFonts w:ascii="Segoe UI" w:hAnsi="Segoe UI" w:cs="Segoe UI"/>
                <w:sz w:val="32"/>
                <w:szCs w:val="32"/>
              </w:rPr>
              <w:t xml:space="preserve"> </w:t>
            </w:r>
            <w:r w:rsidR="00145C9F" w:rsidRPr="00406B43">
              <w:rPr>
                <w:rFonts w:ascii="Segoe UI" w:hAnsi="Segoe UI" w:cs="Segoe UI"/>
                <w:sz w:val="32"/>
                <w:szCs w:val="32"/>
              </w:rPr>
              <w:t>Vendor</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b/>
                <w:i/>
                <w:sz w:val="32"/>
                <w:szCs w:val="32"/>
              </w:rPr>
            </w:pPr>
            <w:r w:rsidRPr="00406B43">
              <w:rPr>
                <w:rFonts w:ascii="Segoe UI" w:hAnsi="Segoe UI" w:cs="Segoe UI"/>
                <w:b/>
                <w:i/>
                <w:sz w:val="32"/>
                <w:szCs w:val="32"/>
              </w:rPr>
              <w:t>Sun Micro System(</w:t>
            </w:r>
            <w:r w:rsidRPr="00406B43">
              <w:rPr>
                <w:rFonts w:ascii="Segoe UI" w:hAnsi="Segoe UI" w:cs="Segoe UI"/>
                <w:b/>
                <w:i/>
                <w:color w:val="252525"/>
                <w:sz w:val="32"/>
                <w:szCs w:val="32"/>
              </w:rPr>
              <w:t>which has since</w:t>
            </w:r>
            <w:r w:rsidRPr="00406B43">
              <w:rPr>
                <w:rFonts w:ascii="Segoe UI" w:hAnsi="Segoe UI" w:cs="Segoe UI"/>
                <w:b/>
                <w:i/>
                <w:sz w:val="32"/>
                <w:szCs w:val="32"/>
              </w:rPr>
              <w:t xml:space="preserve"> </w:t>
            </w:r>
            <w:hyperlink r:id="rId11" w:history="1">
              <w:r w:rsidRPr="00406B43">
                <w:rPr>
                  <w:rFonts w:ascii="Segoe UI" w:hAnsi="Segoe UI" w:cs="Segoe UI"/>
                  <w:b/>
                  <w:i/>
                  <w:color w:val="0B0080"/>
                  <w:sz w:val="32"/>
                  <w:szCs w:val="32"/>
                </w:rPr>
                <w:t>merged into Oracle Corporation</w:t>
              </w:r>
            </w:hyperlink>
            <w:r w:rsidRPr="00406B43">
              <w:rPr>
                <w:rFonts w:ascii="Segoe UI" w:hAnsi="Segoe UI" w:cs="Segoe UI"/>
                <w:sz w:val="32"/>
                <w:szCs w:val="32"/>
              </w:rPr>
              <w:t xml:space="preserve"> in </w:t>
            </w:r>
            <w:r w:rsidRPr="00406B43">
              <w:rPr>
                <w:rFonts w:ascii="Segoe UI" w:hAnsi="Segoe UI" w:cs="Segoe UI"/>
                <w:color w:val="333333"/>
                <w:sz w:val="32"/>
                <w:szCs w:val="32"/>
                <w:shd w:val="clear" w:color="auto" w:fill="FFFFFF"/>
              </w:rPr>
              <w:t>2010 </w:t>
            </w:r>
            <w:r w:rsidRPr="00406B43">
              <w:rPr>
                <w:rFonts w:ascii="Segoe UI" w:hAnsi="Segoe UI" w:cs="Segoe UI"/>
                <w:b/>
                <w:i/>
                <w:sz w:val="32"/>
                <w:szCs w:val="32"/>
              </w:rPr>
              <w:t>)</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Project name</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b/>
                <w:i/>
                <w:sz w:val="32"/>
                <w:szCs w:val="32"/>
              </w:rPr>
            </w:pPr>
            <w:r w:rsidRPr="00406B43">
              <w:rPr>
                <w:rFonts w:ascii="Segoe UI" w:hAnsi="Segoe UI" w:cs="Segoe UI"/>
                <w:b/>
                <w:i/>
                <w:sz w:val="32"/>
                <w:szCs w:val="32"/>
              </w:rPr>
              <w:t>Green Project</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Type</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b/>
                <w:i/>
                <w:sz w:val="32"/>
                <w:szCs w:val="32"/>
              </w:rPr>
            </w:pPr>
            <w:r w:rsidRPr="00406B43">
              <w:rPr>
                <w:rFonts w:ascii="Segoe UI" w:hAnsi="Segoe UI" w:cs="Segoe UI"/>
                <w:b/>
                <w:i/>
                <w:sz w:val="32"/>
                <w:szCs w:val="32"/>
              </w:rPr>
              <w:t>open source &amp; free software</w:t>
            </w:r>
          </w:p>
        </w:tc>
      </w:tr>
      <w:tr w:rsidR="00145C9F" w:rsidRPr="00406B43" w:rsidTr="00101C27">
        <w:trPr>
          <w:trHeight w:val="290"/>
        </w:trPr>
        <w:tc>
          <w:tcPr>
            <w:tcW w:w="2687" w:type="dxa"/>
            <w:gridSpan w:val="2"/>
            <w:shd w:val="clear" w:color="auto" w:fill="auto"/>
            <w:vAlign w:val="bottom"/>
          </w:tcPr>
          <w:p w:rsidR="00145C9F" w:rsidRPr="00406B43" w:rsidRDefault="00145C9F" w:rsidP="00145C9F">
            <w:pPr>
              <w:spacing w:line="267" w:lineRule="exact"/>
              <w:rPr>
                <w:rFonts w:ascii="Segoe UI" w:hAnsi="Segoe UI" w:cs="Segoe UI"/>
                <w:sz w:val="32"/>
                <w:szCs w:val="32"/>
              </w:rPr>
            </w:pPr>
            <w:r w:rsidRPr="00406B43">
              <w:rPr>
                <w:rFonts w:ascii="Segoe UI" w:hAnsi="Segoe UI" w:cs="Segoe UI"/>
                <w:sz w:val="32"/>
                <w:szCs w:val="32"/>
              </w:rPr>
              <w:t>Initial Name</w:t>
            </w:r>
          </w:p>
        </w:tc>
        <w:tc>
          <w:tcPr>
            <w:tcW w:w="985" w:type="dxa"/>
            <w:shd w:val="clear" w:color="auto" w:fill="auto"/>
            <w:vAlign w:val="bottom"/>
          </w:tcPr>
          <w:p w:rsidR="00145C9F" w:rsidRPr="00406B43" w:rsidRDefault="00145C9F" w:rsidP="00145C9F">
            <w:pPr>
              <w:spacing w:line="267" w:lineRule="exac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267" w:lineRule="exact"/>
              <w:ind w:left="320"/>
              <w:rPr>
                <w:rFonts w:ascii="Segoe UI" w:hAnsi="Segoe UI" w:cs="Segoe UI"/>
                <w:i/>
                <w:sz w:val="32"/>
                <w:szCs w:val="32"/>
              </w:rPr>
            </w:pPr>
            <w:r w:rsidRPr="00406B43">
              <w:rPr>
                <w:rFonts w:ascii="Segoe UI" w:hAnsi="Segoe UI" w:cs="Segoe UI"/>
                <w:i/>
                <w:sz w:val="32"/>
                <w:szCs w:val="32"/>
              </w:rPr>
              <w:t>OAK language</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Present Name</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BE2DED" w:rsidP="00145C9F">
            <w:pPr>
              <w:spacing w:line="0" w:lineRule="atLeast"/>
              <w:ind w:left="320"/>
              <w:rPr>
                <w:rFonts w:ascii="Segoe UI" w:hAnsi="Segoe UI" w:cs="Segoe UI"/>
                <w:i/>
                <w:sz w:val="32"/>
                <w:szCs w:val="32"/>
              </w:rPr>
            </w:pPr>
            <w:r w:rsidRPr="00406B43">
              <w:rPr>
                <w:rFonts w:ascii="Segoe UI" w:hAnsi="Segoe UI" w:cs="Segoe UI"/>
                <w:i/>
                <w:sz w:val="32"/>
                <w:szCs w:val="32"/>
              </w:rPr>
              <w:t>J</w:t>
            </w:r>
            <w:r w:rsidR="00145C9F" w:rsidRPr="00406B43">
              <w:rPr>
                <w:rFonts w:ascii="Segoe UI" w:hAnsi="Segoe UI" w:cs="Segoe UI"/>
                <w:i/>
                <w:sz w:val="32"/>
                <w:szCs w:val="32"/>
              </w:rPr>
              <w:t>ava</w:t>
            </w:r>
            <w:r w:rsidRPr="00406B43">
              <w:rPr>
                <w:rFonts w:ascii="Segoe UI" w:hAnsi="Segoe UI" w:cs="Segoe UI"/>
                <w:i/>
                <w:sz w:val="32"/>
                <w:szCs w:val="32"/>
              </w:rPr>
              <w:t xml:space="preserve"> </w:t>
            </w:r>
            <w:r w:rsidRPr="00406B43">
              <w:rPr>
                <w:rFonts w:ascii="Segoe UI" w:hAnsi="Segoe UI" w:cs="Segoe UI"/>
                <w:color w:val="333333"/>
                <w:sz w:val="32"/>
                <w:szCs w:val="32"/>
                <w:shd w:val="clear" w:color="auto" w:fill="FFFFFF"/>
              </w:rPr>
              <w:t>In 1995, Oak was renamed as </w:t>
            </w:r>
            <w:r w:rsidRPr="00406B43">
              <w:rPr>
                <w:rStyle w:val="Strong"/>
                <w:rFonts w:ascii="Segoe UI" w:hAnsi="Segoe UI" w:cs="Segoe UI"/>
                <w:color w:val="333333"/>
                <w:sz w:val="32"/>
                <w:szCs w:val="32"/>
                <w:shd w:val="clear" w:color="auto" w:fill="FFFFFF"/>
              </w:rPr>
              <w:t>"Java"</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Extensions</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i/>
                <w:sz w:val="32"/>
                <w:szCs w:val="32"/>
              </w:rPr>
            </w:pPr>
            <w:r w:rsidRPr="00406B43">
              <w:rPr>
                <w:rFonts w:ascii="Segoe UI" w:hAnsi="Segoe UI" w:cs="Segoe UI"/>
                <w:i/>
                <w:sz w:val="32"/>
                <w:szCs w:val="32"/>
              </w:rPr>
              <w:t>.java &amp; .class &amp; .jar</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Initial version</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i/>
                <w:sz w:val="32"/>
                <w:szCs w:val="32"/>
              </w:rPr>
            </w:pPr>
            <w:r w:rsidRPr="00406B43">
              <w:rPr>
                <w:rFonts w:ascii="Segoe UI" w:hAnsi="Segoe UI" w:cs="Segoe UI"/>
                <w:i/>
                <w:sz w:val="32"/>
                <w:szCs w:val="32"/>
              </w:rPr>
              <w:t>jdk 1.0 (java development kit)</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Present version</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b/>
                <w:i/>
                <w:sz w:val="32"/>
                <w:szCs w:val="32"/>
              </w:rPr>
            </w:pPr>
            <w:r w:rsidRPr="00406B43">
              <w:rPr>
                <w:rFonts w:ascii="Segoe UI" w:hAnsi="Segoe UI" w:cs="Segoe UI"/>
                <w:color w:val="273239"/>
                <w:spacing w:val="2"/>
                <w:sz w:val="32"/>
                <w:szCs w:val="32"/>
                <w:shd w:val="clear" w:color="auto" w:fill="FFFFFF"/>
              </w:rPr>
              <w:t>Java 17 LTS long-term support </w:t>
            </w:r>
            <w:r w:rsidRPr="00406B43">
              <w:rPr>
                <w:rStyle w:val="Strong"/>
                <w:rFonts w:ascii="Segoe UI" w:hAnsi="Segoe UI" w:cs="Segoe UI"/>
                <w:color w:val="273239"/>
                <w:spacing w:val="2"/>
                <w:sz w:val="32"/>
                <w:szCs w:val="32"/>
                <w:bdr w:val="none" w:sz="0" w:space="0" w:color="auto" w:frame="1"/>
                <w:shd w:val="clear" w:color="auto" w:fill="FFFFFF"/>
              </w:rPr>
              <w:t>Sept 15, 2021. </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Operating System</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i/>
                <w:sz w:val="32"/>
                <w:szCs w:val="32"/>
              </w:rPr>
            </w:pPr>
            <w:r w:rsidRPr="00406B43">
              <w:rPr>
                <w:rFonts w:ascii="Segoe UI" w:hAnsi="Segoe UI" w:cs="Segoe UI"/>
                <w:i/>
                <w:sz w:val="32"/>
                <w:szCs w:val="32"/>
              </w:rPr>
              <w:t>multi Operating System</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Implementation Lang</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i/>
                <w:sz w:val="32"/>
                <w:szCs w:val="32"/>
              </w:rPr>
            </w:pPr>
            <w:r w:rsidRPr="00406B43">
              <w:rPr>
                <w:rFonts w:ascii="Segoe UI" w:hAnsi="Segoe UI" w:cs="Segoe UI"/>
                <w:i/>
                <w:sz w:val="32"/>
                <w:szCs w:val="32"/>
              </w:rPr>
              <w:t>c, cpp……</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Symbol</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i/>
                <w:sz w:val="32"/>
                <w:szCs w:val="32"/>
              </w:rPr>
            </w:pPr>
            <w:r w:rsidRPr="00406B43">
              <w:rPr>
                <w:rFonts w:ascii="Segoe UI" w:hAnsi="Segoe UI" w:cs="Segoe UI"/>
                <w:i/>
                <w:sz w:val="32"/>
                <w:szCs w:val="32"/>
              </w:rPr>
              <w:t>coffee cup with saucer</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Objective</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i/>
                <w:sz w:val="32"/>
                <w:szCs w:val="32"/>
              </w:rPr>
            </w:pPr>
            <w:r w:rsidRPr="00406B43">
              <w:rPr>
                <w:rFonts w:ascii="Segoe UI" w:hAnsi="Segoe UI" w:cs="Segoe UI"/>
                <w:i/>
                <w:sz w:val="32"/>
                <w:szCs w:val="32"/>
              </w:rPr>
              <w:t>To develop web applications</w:t>
            </w:r>
          </w:p>
        </w:tc>
      </w:tr>
      <w:tr w:rsidR="00145C9F" w:rsidRPr="00406B43" w:rsidTr="00101C27">
        <w:trPr>
          <w:trHeight w:val="293"/>
        </w:trPr>
        <w:tc>
          <w:tcPr>
            <w:tcW w:w="2687" w:type="dxa"/>
            <w:gridSpan w:val="2"/>
            <w:shd w:val="clear" w:color="auto" w:fill="auto"/>
            <w:vAlign w:val="bottom"/>
          </w:tcPr>
          <w:p w:rsidR="00145C9F" w:rsidRPr="00406B43" w:rsidRDefault="00145C9F" w:rsidP="00145C9F">
            <w:pPr>
              <w:spacing w:line="0" w:lineRule="atLeast"/>
              <w:rPr>
                <w:rFonts w:ascii="Segoe UI" w:hAnsi="Segoe UI" w:cs="Segoe UI"/>
                <w:sz w:val="32"/>
                <w:szCs w:val="32"/>
              </w:rPr>
            </w:pPr>
            <w:r w:rsidRPr="00406B43">
              <w:rPr>
                <w:rFonts w:ascii="Segoe UI" w:hAnsi="Segoe UI" w:cs="Segoe UI"/>
                <w:sz w:val="32"/>
                <w:szCs w:val="32"/>
              </w:rPr>
              <w:t>SUN</w:t>
            </w:r>
          </w:p>
        </w:tc>
        <w:tc>
          <w:tcPr>
            <w:tcW w:w="985" w:type="dxa"/>
            <w:shd w:val="clear" w:color="auto" w:fill="auto"/>
            <w:vAlign w:val="bottom"/>
          </w:tcPr>
          <w:p w:rsidR="00145C9F" w:rsidRPr="00406B43" w:rsidRDefault="00145C9F" w:rsidP="00145C9F">
            <w:pPr>
              <w:spacing w:line="0" w:lineRule="atLeast"/>
              <w:ind w:right="230"/>
              <w:jc w:val="right"/>
              <w:rPr>
                <w:rFonts w:ascii="Segoe UI" w:hAnsi="Segoe UI" w:cs="Segoe UI"/>
                <w:sz w:val="32"/>
                <w:szCs w:val="32"/>
              </w:rPr>
            </w:pPr>
            <w:r w:rsidRPr="00406B43">
              <w:rPr>
                <w:rFonts w:ascii="Segoe UI" w:hAnsi="Segoe UI" w:cs="Segoe UI"/>
                <w:sz w:val="32"/>
                <w:szCs w:val="32"/>
              </w:rPr>
              <w:t>:</w:t>
            </w:r>
          </w:p>
        </w:tc>
        <w:tc>
          <w:tcPr>
            <w:tcW w:w="6808" w:type="dxa"/>
            <w:gridSpan w:val="2"/>
            <w:shd w:val="clear" w:color="auto" w:fill="auto"/>
            <w:vAlign w:val="bottom"/>
          </w:tcPr>
          <w:p w:rsidR="00145C9F" w:rsidRPr="00406B43" w:rsidRDefault="00145C9F" w:rsidP="00145C9F">
            <w:pPr>
              <w:spacing w:line="0" w:lineRule="atLeast"/>
              <w:ind w:left="320"/>
              <w:rPr>
                <w:rFonts w:ascii="Segoe UI" w:hAnsi="Segoe UI" w:cs="Segoe UI"/>
                <w:b/>
                <w:i/>
                <w:color w:val="222222"/>
                <w:sz w:val="32"/>
                <w:szCs w:val="32"/>
              </w:rPr>
            </w:pPr>
            <w:r w:rsidRPr="00406B43">
              <w:rPr>
                <w:rFonts w:ascii="Segoe UI" w:hAnsi="Segoe UI" w:cs="Segoe UI"/>
                <w:b/>
                <w:i/>
                <w:color w:val="222222"/>
                <w:sz w:val="32"/>
                <w:szCs w:val="32"/>
              </w:rPr>
              <w:t>Stanford Universally Network</w:t>
            </w:r>
          </w:p>
        </w:tc>
      </w:tr>
      <w:tr w:rsidR="00145C9F" w:rsidRPr="00406B43" w:rsidTr="00101C27">
        <w:trPr>
          <w:trHeight w:val="290"/>
        </w:trPr>
        <w:tc>
          <w:tcPr>
            <w:tcW w:w="2687" w:type="dxa"/>
            <w:gridSpan w:val="2"/>
            <w:shd w:val="clear" w:color="auto" w:fill="auto"/>
            <w:vAlign w:val="bottom"/>
          </w:tcPr>
          <w:p w:rsidR="00145C9F" w:rsidRPr="00406B43" w:rsidRDefault="00145C9F" w:rsidP="00145C9F">
            <w:pPr>
              <w:spacing w:line="267" w:lineRule="exact"/>
              <w:rPr>
                <w:rFonts w:ascii="Segoe UI" w:hAnsi="Segoe UI" w:cs="Segoe UI"/>
                <w:color w:val="222222"/>
                <w:sz w:val="32"/>
                <w:szCs w:val="32"/>
              </w:rPr>
            </w:pPr>
            <w:r w:rsidRPr="00406B43">
              <w:rPr>
                <w:rFonts w:ascii="Segoe UI" w:hAnsi="Segoe UI" w:cs="Segoe UI"/>
                <w:color w:val="222222"/>
                <w:sz w:val="32"/>
                <w:szCs w:val="32"/>
              </w:rPr>
              <w:t>Slogan/Motto</w:t>
            </w:r>
          </w:p>
        </w:tc>
        <w:tc>
          <w:tcPr>
            <w:tcW w:w="985" w:type="dxa"/>
            <w:shd w:val="clear" w:color="auto" w:fill="auto"/>
            <w:vAlign w:val="bottom"/>
          </w:tcPr>
          <w:p w:rsidR="00145C9F" w:rsidRPr="00406B43" w:rsidRDefault="00145C9F" w:rsidP="00145C9F">
            <w:pPr>
              <w:spacing w:line="267" w:lineRule="exact"/>
              <w:ind w:right="230"/>
              <w:jc w:val="right"/>
              <w:rPr>
                <w:rFonts w:ascii="Segoe UI" w:hAnsi="Segoe UI" w:cs="Segoe UI"/>
                <w:color w:val="222222"/>
                <w:sz w:val="32"/>
                <w:szCs w:val="32"/>
              </w:rPr>
            </w:pPr>
            <w:r w:rsidRPr="00406B43">
              <w:rPr>
                <w:rFonts w:ascii="Segoe UI" w:hAnsi="Segoe UI" w:cs="Segoe UI"/>
                <w:color w:val="222222"/>
                <w:sz w:val="32"/>
                <w:szCs w:val="32"/>
              </w:rPr>
              <w:t>:</w:t>
            </w:r>
          </w:p>
        </w:tc>
        <w:tc>
          <w:tcPr>
            <w:tcW w:w="6808" w:type="dxa"/>
            <w:gridSpan w:val="2"/>
            <w:shd w:val="clear" w:color="auto" w:fill="auto"/>
            <w:vAlign w:val="bottom"/>
          </w:tcPr>
          <w:p w:rsidR="00145C9F" w:rsidRPr="00406B43" w:rsidRDefault="00145C9F" w:rsidP="00145C9F">
            <w:pPr>
              <w:spacing w:line="267" w:lineRule="exact"/>
              <w:ind w:left="320"/>
              <w:rPr>
                <w:rFonts w:ascii="Segoe UI" w:hAnsi="Segoe UI" w:cs="Segoe UI"/>
                <w:i/>
                <w:color w:val="222222"/>
                <w:sz w:val="32"/>
                <w:szCs w:val="32"/>
              </w:rPr>
            </w:pPr>
            <w:r w:rsidRPr="00406B43">
              <w:rPr>
                <w:rFonts w:ascii="Segoe UI" w:hAnsi="Segoe UI" w:cs="Segoe UI"/>
                <w:i/>
                <w:color w:val="222222"/>
                <w:sz w:val="32"/>
                <w:szCs w:val="32"/>
              </w:rPr>
              <w:t>WORA(write once run anywhere)</w:t>
            </w:r>
          </w:p>
        </w:tc>
      </w:tr>
    </w:tbl>
    <w:p w:rsidR="00A57311" w:rsidRPr="00406B43" w:rsidRDefault="006B3A09" w:rsidP="00A57311">
      <w:pPr>
        <w:pStyle w:val="Default"/>
        <w:ind w:left="-794" w:right="-113"/>
        <w:rPr>
          <w:rFonts w:ascii="Segoe UI" w:hAnsi="Segoe UI" w:cs="Segoe UI"/>
          <w:sz w:val="32"/>
          <w:szCs w:val="32"/>
        </w:rPr>
      </w:pPr>
      <w:r w:rsidRPr="00406B43">
        <w:rPr>
          <w:rFonts w:ascii="Segoe UI" w:hAnsi="Segoe UI" w:cs="Segoe UI"/>
          <w:color w:val="333333"/>
          <w:sz w:val="32"/>
          <w:szCs w:val="32"/>
          <w:shd w:val="clear" w:color="auto" w:fill="FFFFFF"/>
        </w:rPr>
        <w:t xml:space="preserve">               </w:t>
      </w:r>
      <w:r w:rsidR="00C9118D" w:rsidRPr="00406B43">
        <w:rPr>
          <w:rFonts w:ascii="Segoe UI" w:hAnsi="Segoe UI" w:cs="Segoe UI"/>
          <w:color w:val="333333"/>
          <w:sz w:val="32"/>
          <w:szCs w:val="32"/>
          <w:shd w:val="clear" w:color="auto" w:fill="FFFFFF"/>
        </w:rPr>
        <w:t xml:space="preserve">Published </w:t>
      </w:r>
      <w:r w:rsidR="00E303ED" w:rsidRPr="00406B43">
        <w:rPr>
          <w:rFonts w:ascii="Segoe UI" w:hAnsi="Segoe UI" w:cs="Segoe UI"/>
          <w:color w:val="333333"/>
          <w:sz w:val="32"/>
          <w:szCs w:val="32"/>
          <w:shd w:val="clear" w:color="auto" w:fill="FFFFFF"/>
        </w:rPr>
        <w:t xml:space="preserve">in </w:t>
      </w:r>
      <w:r w:rsidRPr="00406B43">
        <w:rPr>
          <w:rFonts w:ascii="Segoe UI" w:hAnsi="Segoe UI" w:cs="Segoe UI"/>
          <w:color w:val="333333"/>
          <w:sz w:val="32"/>
          <w:szCs w:val="32"/>
          <w:shd w:val="clear" w:color="auto" w:fill="FFFFFF"/>
        </w:rPr>
        <w:t>Time magazine called </w:t>
      </w:r>
      <w:r w:rsidRPr="00406B43">
        <w:rPr>
          <w:rStyle w:val="Strong"/>
          <w:rFonts w:ascii="Segoe UI" w:hAnsi="Segoe UI" w:cs="Segoe UI"/>
          <w:color w:val="333333"/>
          <w:sz w:val="32"/>
          <w:szCs w:val="32"/>
          <w:shd w:val="clear" w:color="auto" w:fill="FFFFFF"/>
        </w:rPr>
        <w:t>Java one of the Ten Best Products of 1995</w:t>
      </w:r>
    </w:p>
    <w:p w:rsidR="004D5DC9" w:rsidRPr="00406B43" w:rsidRDefault="00B4425D" w:rsidP="0011659E">
      <w:pPr>
        <w:pStyle w:val="Heading2"/>
        <w:shd w:val="clear" w:color="auto" w:fill="FFFFFF"/>
        <w:spacing w:line="312" w:lineRule="atLeast"/>
        <w:jc w:val="center"/>
        <w:rPr>
          <w:rFonts w:ascii="Segoe UI" w:hAnsi="Segoe UI" w:cs="Segoe UI"/>
          <w:color w:val="610B38"/>
          <w:sz w:val="32"/>
          <w:szCs w:val="32"/>
        </w:rPr>
      </w:pPr>
      <w:r w:rsidRPr="00406B43">
        <w:rPr>
          <w:rFonts w:ascii="Segoe UI" w:hAnsi="Segoe UI" w:cs="Segoe UI"/>
          <w:b/>
          <w:noProof/>
          <w:sz w:val="32"/>
          <w:szCs w:val="32"/>
          <w:u w:val="single"/>
          <w:lang w:eastAsia="en-IN" w:bidi="hi-IN"/>
        </w:rPr>
        <w:lastRenderedPageBreak/>
        <w:drawing>
          <wp:inline distT="0" distB="0" distL="0" distR="0" wp14:anchorId="7167953D" wp14:editId="2DD5498F">
            <wp:extent cx="644652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6520" cy="1752600"/>
                    </a:xfrm>
                    <a:prstGeom prst="rect">
                      <a:avLst/>
                    </a:prstGeom>
                    <a:noFill/>
                    <a:ln>
                      <a:noFill/>
                    </a:ln>
                  </pic:spPr>
                </pic:pic>
              </a:graphicData>
            </a:graphic>
          </wp:inline>
        </w:drawing>
      </w:r>
      <w:r w:rsidR="00727749" w:rsidRPr="00406B43">
        <w:rPr>
          <w:rFonts w:ascii="Segoe UI" w:hAnsi="Segoe UI" w:cs="Segoe UI"/>
          <w:b/>
          <w:noProof/>
          <w:sz w:val="32"/>
          <w:szCs w:val="32"/>
          <w:u w:val="single"/>
          <w:lang w:eastAsia="en-IN" w:bidi="hi-IN"/>
        </w:rPr>
        <w:drawing>
          <wp:inline distT="0" distB="0" distL="0" distR="0" wp14:anchorId="09F5D21B" wp14:editId="368A13C6">
            <wp:extent cx="6334125" cy="245237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908" cy="2452673"/>
                    </a:xfrm>
                    <a:prstGeom prst="rect">
                      <a:avLst/>
                    </a:prstGeom>
                    <a:noFill/>
                    <a:ln>
                      <a:noFill/>
                    </a:ln>
                  </pic:spPr>
                </pic:pic>
              </a:graphicData>
            </a:graphic>
          </wp:inline>
        </w:drawing>
      </w:r>
      <w:r w:rsidR="004D5DC9" w:rsidRPr="00406B43">
        <w:rPr>
          <w:rFonts w:ascii="Segoe UI" w:hAnsi="Segoe UI" w:cs="Segoe UI"/>
          <w:b/>
          <w:bCs/>
          <w:color w:val="610B38"/>
          <w:sz w:val="32"/>
          <w:szCs w:val="32"/>
        </w:rPr>
        <w:t>OOPs (Object-Oriented Programming System)</w:t>
      </w:r>
    </w:p>
    <w:p w:rsidR="002A55E7" w:rsidRPr="00406B43" w:rsidRDefault="002A55E7" w:rsidP="00500737">
      <w:pPr>
        <w:pStyle w:val="NormalWeb"/>
        <w:shd w:val="clear" w:color="auto" w:fill="FFFFFF"/>
        <w:jc w:val="both"/>
        <w:rPr>
          <w:rFonts w:ascii="Segoe UI" w:hAnsi="Segoe UI" w:cs="Segoe UI"/>
          <w:color w:val="333333"/>
          <w:sz w:val="32"/>
          <w:szCs w:val="32"/>
          <w:shd w:val="clear" w:color="auto" w:fill="FFFFFF"/>
        </w:rPr>
      </w:pPr>
      <w:r w:rsidRPr="00406B43">
        <w:rPr>
          <w:rFonts w:ascii="Segoe UI" w:hAnsi="Segoe UI" w:cs="Segoe UI"/>
          <w:b/>
          <w:bCs/>
          <w:color w:val="40424E"/>
          <w:spacing w:val="2"/>
          <w:sz w:val="32"/>
          <w:szCs w:val="32"/>
          <w:bdr w:val="none" w:sz="0" w:space="0" w:color="auto" w:frame="1"/>
        </w:rPr>
        <w:t>Object-Oriented Programming</w:t>
      </w:r>
      <w:r w:rsidRPr="00406B43">
        <w:rPr>
          <w:rFonts w:ascii="Segoe UI" w:hAnsi="Segoe UI" w:cs="Segoe UI"/>
          <w:color w:val="40424E"/>
          <w:spacing w:val="2"/>
          <w:sz w:val="32"/>
          <w:szCs w:val="32"/>
          <w:shd w:val="clear" w:color="auto" w:fill="FFFFFF"/>
        </w:rPr>
        <w:t> or </w:t>
      </w:r>
      <w:r w:rsidRPr="00406B43">
        <w:rPr>
          <w:rFonts w:ascii="Segoe UI" w:hAnsi="Segoe UI" w:cs="Segoe UI"/>
          <w:b/>
          <w:bCs/>
          <w:color w:val="40424E"/>
          <w:spacing w:val="2"/>
          <w:sz w:val="32"/>
          <w:szCs w:val="32"/>
          <w:bdr w:val="none" w:sz="0" w:space="0" w:color="auto" w:frame="1"/>
        </w:rPr>
        <w:t>OOPs</w:t>
      </w:r>
      <w:r w:rsidRPr="00406B43">
        <w:rPr>
          <w:rFonts w:ascii="Segoe UI" w:hAnsi="Segoe UI" w:cs="Segoe UI"/>
          <w:color w:val="40424E"/>
          <w:spacing w:val="2"/>
          <w:sz w:val="32"/>
          <w:szCs w:val="32"/>
          <w:shd w:val="clear" w:color="auto" w:fill="FFFFFF"/>
        </w:rPr>
        <w:t> refers to languages that uses objects in programming. Object-oriented programming aims to implement real-world entities like inheritance, hiding, polymorphism, etc</w:t>
      </w:r>
      <w:r w:rsidRPr="00406B43">
        <w:rPr>
          <w:rFonts w:ascii="Segoe UI" w:hAnsi="Segoe UI" w:cs="Segoe UI"/>
          <w:color w:val="333333"/>
          <w:sz w:val="32"/>
          <w:szCs w:val="32"/>
          <w:shd w:val="clear" w:color="auto" w:fill="FFFFFF"/>
        </w:rPr>
        <w:t xml:space="preserve"> </w:t>
      </w:r>
    </w:p>
    <w:p w:rsidR="00BA3BB8" w:rsidRPr="00406B43" w:rsidRDefault="007D4ECC" w:rsidP="00500737">
      <w:pPr>
        <w:pStyle w:val="NormalWeb"/>
        <w:shd w:val="clear" w:color="auto" w:fill="FFFFFF"/>
        <w:jc w:val="both"/>
        <w:rPr>
          <w:rFonts w:ascii="Segoe UI" w:hAnsi="Segoe UI" w:cs="Segoe UI"/>
          <w:color w:val="333333"/>
          <w:sz w:val="32"/>
          <w:szCs w:val="32"/>
          <w:shd w:val="clear" w:color="auto" w:fill="FFFFFF"/>
        </w:rPr>
      </w:pPr>
      <w:r w:rsidRPr="00406B43">
        <w:rPr>
          <w:rStyle w:val="Strong"/>
          <w:rFonts w:ascii="Segoe UI" w:hAnsi="Segoe UI" w:cs="Segoe UI"/>
          <w:color w:val="3A3A3A"/>
          <w:sz w:val="32"/>
          <w:szCs w:val="32"/>
          <w:bdr w:val="none" w:sz="0" w:space="0" w:color="auto" w:frame="1"/>
          <w:shd w:val="clear" w:color="auto" w:fill="FFFFFF"/>
        </w:rPr>
        <w:t>OOPs concepts in Java</w:t>
      </w:r>
      <w:r w:rsidRPr="00406B43">
        <w:rPr>
          <w:rFonts w:ascii="Segoe UI" w:hAnsi="Segoe UI" w:cs="Segoe UI"/>
          <w:color w:val="3A3A3A"/>
          <w:sz w:val="32"/>
          <w:szCs w:val="32"/>
          <w:shd w:val="clear" w:color="auto" w:fill="FFFFFF"/>
        </w:rPr>
        <w:t>) is a programming paradigm/model based on the concept of “objects”. Object-Oriented Programming is a methodology to design a program using classes and objects.</w:t>
      </w:r>
      <w:r w:rsidR="00BA3BB8" w:rsidRPr="00406B43">
        <w:rPr>
          <w:rFonts w:ascii="Segoe UI" w:hAnsi="Segoe UI" w:cs="Segoe UI"/>
          <w:color w:val="3A3A3A"/>
          <w:sz w:val="32"/>
          <w:szCs w:val="32"/>
          <w:shd w:val="clear" w:color="auto" w:fill="FFFFFF"/>
        </w:rPr>
        <w:t> </w:t>
      </w:r>
    </w:p>
    <w:p w:rsidR="00A76C27" w:rsidRPr="00406B43" w:rsidRDefault="00A76C27" w:rsidP="00500737">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shd w:val="clear" w:color="auto" w:fill="FFFFFF"/>
        </w:rPr>
        <w:t>OOPs. Object-Oriented Programming is a paradigm that provides many concepts, such as </w:t>
      </w:r>
      <w:r w:rsidRPr="00406B43">
        <w:rPr>
          <w:rStyle w:val="Strong"/>
          <w:rFonts w:ascii="Segoe UI" w:hAnsi="Segoe UI" w:cs="Segoe UI"/>
          <w:color w:val="333333"/>
          <w:sz w:val="32"/>
          <w:szCs w:val="32"/>
          <w:shd w:val="clear" w:color="auto" w:fill="FFFFFF"/>
        </w:rPr>
        <w:t>inheritance</w:t>
      </w:r>
      <w:r w:rsidRPr="00406B43">
        <w:rPr>
          <w:rFonts w:ascii="Segoe UI" w:hAnsi="Segoe UI" w:cs="Segoe UI"/>
          <w:color w:val="333333"/>
          <w:sz w:val="32"/>
          <w:szCs w:val="32"/>
          <w:shd w:val="clear" w:color="auto" w:fill="FFFFFF"/>
        </w:rPr>
        <w:t>, </w:t>
      </w:r>
      <w:r w:rsidRPr="00406B43">
        <w:rPr>
          <w:rStyle w:val="Strong"/>
          <w:rFonts w:ascii="Segoe UI" w:hAnsi="Segoe UI" w:cs="Segoe UI"/>
          <w:color w:val="333333"/>
          <w:sz w:val="32"/>
          <w:szCs w:val="32"/>
          <w:shd w:val="clear" w:color="auto" w:fill="FFFFFF"/>
        </w:rPr>
        <w:t>data binding</w:t>
      </w:r>
      <w:r w:rsidRPr="00406B43">
        <w:rPr>
          <w:rFonts w:ascii="Segoe UI" w:hAnsi="Segoe UI" w:cs="Segoe UI"/>
          <w:color w:val="333333"/>
          <w:sz w:val="32"/>
          <w:szCs w:val="32"/>
          <w:shd w:val="clear" w:color="auto" w:fill="FFFFFF"/>
        </w:rPr>
        <w:t>, </w:t>
      </w:r>
      <w:r w:rsidRPr="00406B43">
        <w:rPr>
          <w:rStyle w:val="Strong"/>
          <w:rFonts w:ascii="Segoe UI" w:hAnsi="Segoe UI" w:cs="Segoe UI"/>
          <w:color w:val="333333"/>
          <w:sz w:val="32"/>
          <w:szCs w:val="32"/>
          <w:shd w:val="clear" w:color="auto" w:fill="FFFFFF"/>
        </w:rPr>
        <w:t>polymorphism</w:t>
      </w:r>
      <w:r w:rsidRPr="00406B43">
        <w:rPr>
          <w:rFonts w:ascii="Segoe UI" w:hAnsi="Segoe UI" w:cs="Segoe UI"/>
          <w:color w:val="333333"/>
          <w:sz w:val="32"/>
          <w:szCs w:val="32"/>
          <w:shd w:val="clear" w:color="auto" w:fill="FFFFFF"/>
        </w:rPr>
        <w:t>, etc</w:t>
      </w:r>
    </w:p>
    <w:p w:rsidR="007824B4" w:rsidRPr="00406B43" w:rsidRDefault="004D5DC9" w:rsidP="0024792E">
      <w:pPr>
        <w:pStyle w:val="NormalWeb"/>
        <w:shd w:val="clear" w:color="auto" w:fill="FFFFFF"/>
        <w:jc w:val="both"/>
        <w:rPr>
          <w:rFonts w:ascii="Segoe UI" w:hAnsi="Segoe UI" w:cs="Segoe UI"/>
          <w:color w:val="333333"/>
          <w:sz w:val="32"/>
          <w:szCs w:val="32"/>
        </w:rPr>
      </w:pPr>
      <w:r w:rsidRPr="00406B43">
        <w:rPr>
          <w:rStyle w:val="Strong"/>
          <w:rFonts w:ascii="Segoe UI" w:eastAsiaTheme="majorEastAsia" w:hAnsi="Segoe UI" w:cs="Segoe UI"/>
          <w:color w:val="333333"/>
          <w:sz w:val="32"/>
          <w:szCs w:val="32"/>
        </w:rPr>
        <w:t>Object</w:t>
      </w:r>
      <w:r w:rsidRPr="00406B43">
        <w:rPr>
          <w:rFonts w:ascii="Segoe UI" w:hAnsi="Segoe UI" w:cs="Segoe UI"/>
          <w:color w:val="333333"/>
          <w:sz w:val="32"/>
          <w:szCs w:val="32"/>
        </w:rPr>
        <w:t> means a real-world entity such as a pen, chair, table, computer, watch, etc. </w:t>
      </w:r>
      <w:r w:rsidRPr="00406B43">
        <w:rPr>
          <w:rStyle w:val="Strong"/>
          <w:rFonts w:ascii="Segoe UI" w:eastAsiaTheme="majorEastAsia" w:hAnsi="Segoe UI" w:cs="Segoe UI"/>
          <w:color w:val="333333"/>
          <w:sz w:val="32"/>
          <w:szCs w:val="32"/>
        </w:rPr>
        <w:t>Object-Oriented Programming</w:t>
      </w:r>
      <w:r w:rsidRPr="00406B43">
        <w:rPr>
          <w:rFonts w:ascii="Segoe UI" w:hAnsi="Segoe UI" w:cs="Segoe UI"/>
          <w:color w:val="333333"/>
          <w:sz w:val="32"/>
          <w:szCs w:val="32"/>
        </w:rPr>
        <w:t xml:space="preserve"> is a </w:t>
      </w:r>
      <w:r w:rsidRPr="00406B43">
        <w:rPr>
          <w:rFonts w:ascii="Segoe UI" w:hAnsi="Segoe UI" w:cs="Segoe UI"/>
          <w:color w:val="333333"/>
          <w:sz w:val="32"/>
          <w:szCs w:val="32"/>
        </w:rPr>
        <w:lastRenderedPageBreak/>
        <w:t>methodology or paradigm to design a program using classes and objects. It simplifies software development and maintenance by providing some concepts:</w:t>
      </w:r>
    </w:p>
    <w:p w:rsidR="001A4357" w:rsidRPr="00406B43" w:rsidRDefault="001A4357" w:rsidP="0024792E">
      <w:pPr>
        <w:pStyle w:val="NormalWeb"/>
        <w:shd w:val="clear" w:color="auto" w:fill="FFFFFF"/>
        <w:jc w:val="both"/>
        <w:rPr>
          <w:rFonts w:ascii="Segoe UI" w:hAnsi="Segoe UI" w:cs="Segoe UI"/>
          <w:color w:val="333333"/>
          <w:sz w:val="32"/>
          <w:szCs w:val="32"/>
        </w:rPr>
      </w:pPr>
      <w:r w:rsidRPr="00406B43">
        <w:rPr>
          <w:rFonts w:ascii="Segoe UI" w:hAnsi="Segoe UI" w:cs="Segoe UI"/>
          <w:color w:val="000000"/>
          <w:sz w:val="32"/>
          <w:szCs w:val="32"/>
        </w:rPr>
        <w:t>Java OOPs concepts provide several advantages such as security, reusability, effective communication, developing complex software, maintenance, and efficiency.</w:t>
      </w:r>
    </w:p>
    <w:p w:rsidR="002026F8" w:rsidRDefault="002026F8" w:rsidP="0024792E">
      <w:pPr>
        <w:pStyle w:val="NormalWeb"/>
        <w:shd w:val="clear" w:color="auto" w:fill="FFFFFF"/>
        <w:jc w:val="both"/>
        <w:rPr>
          <w:rFonts w:ascii="Segoe UI" w:hAnsi="Segoe UI" w:cs="Segoe UI"/>
          <w:color w:val="333333"/>
          <w:sz w:val="32"/>
          <w:szCs w:val="32"/>
          <w:shd w:val="clear" w:color="auto" w:fill="FFFFFF"/>
        </w:rPr>
      </w:pPr>
      <w:r w:rsidRPr="00406B43">
        <w:rPr>
          <w:rFonts w:ascii="Segoe UI" w:hAnsi="Segoe UI" w:cs="Segoe UI"/>
          <w:color w:val="333333"/>
          <w:sz w:val="32"/>
          <w:szCs w:val="32"/>
          <w:shd w:val="clear" w:color="auto" w:fill="FFFFFF"/>
        </w:rPr>
        <w:t>.</w:t>
      </w:r>
    </w:p>
    <w:p w:rsidR="00B50525" w:rsidRDefault="00B50525" w:rsidP="0024792E">
      <w:pPr>
        <w:pStyle w:val="NormalWeb"/>
        <w:shd w:val="clear" w:color="auto" w:fill="FFFFFF"/>
        <w:jc w:val="both"/>
        <w:rPr>
          <w:rFonts w:ascii="Segoe UI" w:hAnsi="Segoe UI" w:cs="Segoe UI"/>
          <w:color w:val="333333"/>
          <w:sz w:val="32"/>
          <w:szCs w:val="32"/>
          <w:shd w:val="clear" w:color="auto" w:fill="FFFFFF"/>
        </w:rPr>
      </w:pPr>
    </w:p>
    <w:p w:rsidR="00B50525" w:rsidRPr="00406B43" w:rsidRDefault="00B50525" w:rsidP="0024792E">
      <w:pPr>
        <w:pStyle w:val="NormalWeb"/>
        <w:shd w:val="clear" w:color="auto" w:fill="FFFFFF"/>
        <w:jc w:val="both"/>
        <w:rPr>
          <w:rFonts w:ascii="Segoe UI" w:hAnsi="Segoe UI" w:cs="Segoe UI"/>
          <w:color w:val="333333"/>
          <w:sz w:val="32"/>
          <w:szCs w:val="32"/>
        </w:rPr>
      </w:pPr>
    </w:p>
    <w:p w:rsidR="003E22D7" w:rsidRPr="00406B43" w:rsidRDefault="00C254BA" w:rsidP="004D5DC9">
      <w:pPr>
        <w:pStyle w:val="NormalWeb"/>
        <w:shd w:val="clear" w:color="auto" w:fill="FFFFFF"/>
        <w:jc w:val="both"/>
        <w:rPr>
          <w:rFonts w:ascii="Segoe UI" w:hAnsi="Segoe UI" w:cs="Segoe UI"/>
          <w:color w:val="333333"/>
          <w:sz w:val="32"/>
          <w:szCs w:val="32"/>
        </w:rPr>
      </w:pPr>
      <w:r w:rsidRPr="00406B43">
        <w:rPr>
          <w:rFonts w:ascii="Segoe UI" w:hAnsi="Segoe UI" w:cs="Segoe UI"/>
          <w:noProof/>
          <w:color w:val="111111"/>
          <w:kern w:val="36"/>
          <w:sz w:val="32"/>
          <w:szCs w:val="32"/>
        </w:rPr>
        <w:drawing>
          <wp:inline distT="0" distB="0" distL="0" distR="0" wp14:anchorId="0C6D6739" wp14:editId="5C1DA0A4">
            <wp:extent cx="5731510" cy="532211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22116"/>
                    </a:xfrm>
                    <a:prstGeom prst="rect">
                      <a:avLst/>
                    </a:prstGeom>
                    <a:noFill/>
                    <a:ln>
                      <a:noFill/>
                    </a:ln>
                  </pic:spPr>
                </pic:pic>
              </a:graphicData>
            </a:graphic>
          </wp:inline>
        </w:drawing>
      </w:r>
    </w:p>
    <w:p w:rsidR="004D5DC9" w:rsidRPr="00406B43" w:rsidRDefault="003B071C" w:rsidP="000C79F0">
      <w:pPr>
        <w:numPr>
          <w:ilvl w:val="0"/>
          <w:numId w:val="22"/>
        </w:numPr>
        <w:shd w:val="clear" w:color="auto" w:fill="FFFFFF"/>
        <w:spacing w:before="60" w:after="100" w:afterAutospacing="1" w:line="375" w:lineRule="atLeast"/>
        <w:jc w:val="both"/>
        <w:rPr>
          <w:rFonts w:ascii="Segoe UI" w:hAnsi="Segoe UI" w:cs="Segoe UI"/>
          <w:b/>
          <w:bCs/>
          <w:color w:val="C45911" w:themeColor="accent2" w:themeShade="BF"/>
          <w:sz w:val="32"/>
          <w:szCs w:val="32"/>
        </w:rPr>
      </w:pPr>
      <w:hyperlink r:id="rId15" w:history="1">
        <w:r w:rsidR="004D5DC9" w:rsidRPr="00406B43">
          <w:rPr>
            <w:rStyle w:val="Hyperlink"/>
            <w:rFonts w:ascii="Segoe UI" w:hAnsi="Segoe UI" w:cs="Segoe UI"/>
            <w:b/>
            <w:bCs/>
            <w:color w:val="C45911" w:themeColor="accent2" w:themeShade="BF"/>
            <w:sz w:val="32"/>
            <w:szCs w:val="32"/>
          </w:rPr>
          <w:t>Object</w:t>
        </w:r>
      </w:hyperlink>
    </w:p>
    <w:p w:rsidR="004D5DC9" w:rsidRPr="00406B43" w:rsidRDefault="004D5DC9" w:rsidP="000C79F0">
      <w:pPr>
        <w:numPr>
          <w:ilvl w:val="0"/>
          <w:numId w:val="22"/>
        </w:numPr>
        <w:shd w:val="clear" w:color="auto" w:fill="FFFFFF"/>
        <w:spacing w:before="60" w:after="100" w:afterAutospacing="1" w:line="375" w:lineRule="atLeast"/>
        <w:jc w:val="both"/>
        <w:rPr>
          <w:rFonts w:ascii="Segoe UI" w:hAnsi="Segoe UI" w:cs="Segoe UI"/>
          <w:b/>
          <w:bCs/>
          <w:color w:val="C45911" w:themeColor="accent2" w:themeShade="BF"/>
          <w:sz w:val="32"/>
          <w:szCs w:val="32"/>
        </w:rPr>
      </w:pPr>
      <w:r w:rsidRPr="00406B43">
        <w:rPr>
          <w:rFonts w:ascii="Segoe UI" w:hAnsi="Segoe UI" w:cs="Segoe UI"/>
          <w:b/>
          <w:bCs/>
          <w:color w:val="C45911" w:themeColor="accent2" w:themeShade="BF"/>
          <w:sz w:val="32"/>
          <w:szCs w:val="32"/>
        </w:rPr>
        <w:t>Class</w:t>
      </w:r>
    </w:p>
    <w:p w:rsidR="004D5DC9" w:rsidRPr="00406B43" w:rsidRDefault="003B071C" w:rsidP="000C79F0">
      <w:pPr>
        <w:numPr>
          <w:ilvl w:val="0"/>
          <w:numId w:val="22"/>
        </w:numPr>
        <w:shd w:val="clear" w:color="auto" w:fill="FFFFFF"/>
        <w:spacing w:before="60" w:after="100" w:afterAutospacing="1" w:line="375" w:lineRule="atLeast"/>
        <w:jc w:val="both"/>
        <w:rPr>
          <w:rFonts w:ascii="Segoe UI" w:hAnsi="Segoe UI" w:cs="Segoe UI"/>
          <w:color w:val="000000"/>
          <w:sz w:val="32"/>
          <w:szCs w:val="32"/>
        </w:rPr>
      </w:pPr>
      <w:hyperlink r:id="rId16" w:history="1">
        <w:r w:rsidR="004D5DC9" w:rsidRPr="00406B43">
          <w:rPr>
            <w:rStyle w:val="Hyperlink"/>
            <w:rFonts w:ascii="Segoe UI" w:hAnsi="Segoe UI" w:cs="Segoe UI"/>
            <w:color w:val="008000"/>
            <w:sz w:val="32"/>
            <w:szCs w:val="32"/>
          </w:rPr>
          <w:t>Inheritance</w:t>
        </w:r>
      </w:hyperlink>
    </w:p>
    <w:p w:rsidR="004D5DC9" w:rsidRPr="00406B43" w:rsidRDefault="003B071C" w:rsidP="000C79F0">
      <w:pPr>
        <w:numPr>
          <w:ilvl w:val="0"/>
          <w:numId w:val="22"/>
        </w:numPr>
        <w:shd w:val="clear" w:color="auto" w:fill="FFFFFF"/>
        <w:spacing w:before="60" w:after="100" w:afterAutospacing="1" w:line="375" w:lineRule="atLeast"/>
        <w:jc w:val="both"/>
        <w:rPr>
          <w:rFonts w:ascii="Segoe UI" w:hAnsi="Segoe UI" w:cs="Segoe UI"/>
          <w:color w:val="000000"/>
          <w:sz w:val="32"/>
          <w:szCs w:val="32"/>
        </w:rPr>
      </w:pPr>
      <w:hyperlink r:id="rId17" w:history="1">
        <w:r w:rsidR="004D5DC9" w:rsidRPr="00406B43">
          <w:rPr>
            <w:rStyle w:val="Hyperlink"/>
            <w:rFonts w:ascii="Segoe UI" w:hAnsi="Segoe UI" w:cs="Segoe UI"/>
            <w:color w:val="008000"/>
            <w:sz w:val="32"/>
            <w:szCs w:val="32"/>
          </w:rPr>
          <w:t>Polymorphism</w:t>
        </w:r>
      </w:hyperlink>
    </w:p>
    <w:p w:rsidR="004D5DC9" w:rsidRPr="00406B43" w:rsidRDefault="003B071C" w:rsidP="000C79F0">
      <w:pPr>
        <w:numPr>
          <w:ilvl w:val="0"/>
          <w:numId w:val="22"/>
        </w:numPr>
        <w:shd w:val="clear" w:color="auto" w:fill="FFFFFF"/>
        <w:spacing w:before="60" w:after="100" w:afterAutospacing="1" w:line="375" w:lineRule="atLeast"/>
        <w:jc w:val="both"/>
        <w:rPr>
          <w:rFonts w:ascii="Segoe UI" w:hAnsi="Segoe UI" w:cs="Segoe UI"/>
          <w:color w:val="000000"/>
          <w:sz w:val="32"/>
          <w:szCs w:val="32"/>
        </w:rPr>
      </w:pPr>
      <w:hyperlink r:id="rId18" w:history="1">
        <w:r w:rsidR="004D5DC9" w:rsidRPr="00406B43">
          <w:rPr>
            <w:rStyle w:val="Hyperlink"/>
            <w:rFonts w:ascii="Segoe UI" w:hAnsi="Segoe UI" w:cs="Segoe UI"/>
            <w:color w:val="008000"/>
            <w:sz w:val="32"/>
            <w:szCs w:val="32"/>
          </w:rPr>
          <w:t>Abstraction</w:t>
        </w:r>
      </w:hyperlink>
    </w:p>
    <w:p w:rsidR="004D5DC9" w:rsidRPr="00406B43" w:rsidRDefault="003B071C" w:rsidP="000C79F0">
      <w:pPr>
        <w:numPr>
          <w:ilvl w:val="0"/>
          <w:numId w:val="22"/>
        </w:numPr>
        <w:shd w:val="clear" w:color="auto" w:fill="FFFFFF"/>
        <w:spacing w:before="60" w:after="100" w:afterAutospacing="1" w:line="375" w:lineRule="atLeast"/>
        <w:jc w:val="both"/>
        <w:rPr>
          <w:rFonts w:ascii="Segoe UI" w:hAnsi="Segoe UI" w:cs="Segoe UI"/>
          <w:color w:val="000000"/>
          <w:sz w:val="32"/>
          <w:szCs w:val="32"/>
        </w:rPr>
      </w:pPr>
      <w:hyperlink r:id="rId19" w:history="1">
        <w:r w:rsidR="004D5DC9" w:rsidRPr="00406B43">
          <w:rPr>
            <w:rStyle w:val="Hyperlink"/>
            <w:rFonts w:ascii="Segoe UI" w:hAnsi="Segoe UI" w:cs="Segoe UI"/>
            <w:color w:val="008000"/>
            <w:sz w:val="32"/>
            <w:szCs w:val="32"/>
          </w:rPr>
          <w:t>Encapsulation</w:t>
        </w:r>
      </w:hyperlink>
    </w:p>
    <w:p w:rsidR="004D5DC9" w:rsidRPr="00406B43" w:rsidRDefault="004D5DC9" w:rsidP="004D5DC9">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Apart from these concepts, there are some other terms which are used in Object-Oriented design:</w:t>
      </w:r>
    </w:p>
    <w:p w:rsidR="004D5DC9" w:rsidRPr="00406B43" w:rsidRDefault="004D5DC9" w:rsidP="000C79F0">
      <w:pPr>
        <w:numPr>
          <w:ilvl w:val="0"/>
          <w:numId w:val="2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Coupling</w:t>
      </w:r>
    </w:p>
    <w:p w:rsidR="004D5DC9" w:rsidRPr="00406B43" w:rsidRDefault="004D5DC9" w:rsidP="000C79F0">
      <w:pPr>
        <w:numPr>
          <w:ilvl w:val="0"/>
          <w:numId w:val="2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Cohesion</w:t>
      </w:r>
    </w:p>
    <w:p w:rsidR="004D5DC9" w:rsidRPr="00406B43" w:rsidRDefault="004D5DC9" w:rsidP="000C79F0">
      <w:pPr>
        <w:numPr>
          <w:ilvl w:val="0"/>
          <w:numId w:val="2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Association</w:t>
      </w:r>
    </w:p>
    <w:p w:rsidR="004D5DC9" w:rsidRPr="00406B43" w:rsidRDefault="004D5DC9" w:rsidP="000C79F0">
      <w:pPr>
        <w:numPr>
          <w:ilvl w:val="0"/>
          <w:numId w:val="2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Aggregation</w:t>
      </w:r>
    </w:p>
    <w:p w:rsidR="004D5DC9" w:rsidRPr="00406B43" w:rsidRDefault="004D5DC9" w:rsidP="000C79F0">
      <w:pPr>
        <w:numPr>
          <w:ilvl w:val="0"/>
          <w:numId w:val="2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Composition</w:t>
      </w:r>
    </w:p>
    <w:p w:rsidR="004D5DC9" w:rsidRPr="00406B43" w:rsidRDefault="003102C0" w:rsidP="004D5DC9">
      <w:pPr>
        <w:spacing w:after="75" w:line="810" w:lineRule="atLeast"/>
        <w:outlineLvl w:val="0"/>
        <w:rPr>
          <w:rFonts w:ascii="Segoe UI" w:eastAsia="Times New Roman" w:hAnsi="Segoe UI" w:cs="Segoe UI"/>
          <w:color w:val="111111"/>
          <w:kern w:val="36"/>
          <w:sz w:val="32"/>
          <w:szCs w:val="32"/>
          <w:lang w:eastAsia="en-IN" w:bidi="hi-IN"/>
        </w:rPr>
      </w:pPr>
      <w:r w:rsidRPr="00406B43">
        <w:rPr>
          <w:rFonts w:ascii="Segoe UI" w:hAnsi="Segoe UI" w:cs="Segoe UI"/>
          <w:noProof/>
          <w:sz w:val="32"/>
          <w:szCs w:val="32"/>
          <w:lang w:eastAsia="en-IN" w:bidi="hi-IN"/>
        </w:rPr>
        <mc:AlternateContent>
          <mc:Choice Requires="wps">
            <w:drawing>
              <wp:inline distT="0" distB="0" distL="0" distR="0">
                <wp:extent cx="304800" cy="304800"/>
                <wp:effectExtent l="0" t="0" r="0" b="0"/>
                <wp:docPr id="12" name="Rectangle 12" descr="https://i0.wp.com/www.nitendratech.com/wp-content/uploads/2017/04/OOP_Concept.png?resize=674%2C686&amp;ssl=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03FAF" id="Rectangle 12" o:spid="_x0000_s1026" alt="https://i0.wp.com/www.nitendratech.com/wp-content/uploads/2017/04/OOP_Concept.png?resize=674%2C686&amp;ssl=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3GR33gQDAAAu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523174" w:rsidRPr="00406B43" w:rsidRDefault="00523174" w:rsidP="00523174">
      <w:pPr>
        <w:pStyle w:val="Heading3"/>
        <w:spacing w:before="0" w:line="336" w:lineRule="atLeast"/>
        <w:rPr>
          <w:rFonts w:ascii="Segoe UI" w:hAnsi="Segoe UI" w:cs="Segoe UI"/>
          <w:color w:val="auto"/>
          <w:sz w:val="32"/>
          <w:szCs w:val="32"/>
        </w:rPr>
      </w:pPr>
      <w:r w:rsidRPr="00406B43">
        <w:rPr>
          <w:rFonts w:ascii="Segoe UI" w:hAnsi="Segoe UI" w:cs="Segoe UI"/>
          <w:sz w:val="32"/>
          <w:szCs w:val="32"/>
        </w:rPr>
        <w:t>What are the benefits of OOP?</w:t>
      </w:r>
    </w:p>
    <w:p w:rsidR="00523174" w:rsidRPr="00406B43" w:rsidRDefault="00523174" w:rsidP="00523174">
      <w:pPr>
        <w:pStyle w:val="NormalWeb"/>
        <w:spacing w:before="120" w:beforeAutospacing="0" w:after="360" w:afterAutospacing="0" w:line="401" w:lineRule="atLeast"/>
        <w:rPr>
          <w:rFonts w:ascii="Segoe UI" w:hAnsi="Segoe UI" w:cs="Segoe UI"/>
          <w:color w:val="666666"/>
          <w:sz w:val="32"/>
          <w:szCs w:val="32"/>
        </w:rPr>
      </w:pPr>
      <w:r w:rsidRPr="00406B43">
        <w:rPr>
          <w:rFonts w:ascii="Segoe UI" w:hAnsi="Segoe UI" w:cs="Segoe UI"/>
          <w:color w:val="666666"/>
          <w:sz w:val="32"/>
          <w:szCs w:val="32"/>
        </w:rPr>
        <w:t>Benefits of OOP include:</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t>Modularity.</w:t>
      </w:r>
      <w:r w:rsidRPr="00406B43">
        <w:rPr>
          <w:rFonts w:ascii="Segoe UI" w:hAnsi="Segoe UI" w:cs="Segoe UI"/>
          <w:color w:val="666666"/>
          <w:sz w:val="32"/>
          <w:szCs w:val="32"/>
        </w:rPr>
        <w:t> Encapsulation enables objects to be self-contained, making troubleshooting and collaborative development easier.</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t>Reusability.</w:t>
      </w:r>
      <w:r w:rsidRPr="00406B43">
        <w:rPr>
          <w:rFonts w:ascii="Segoe UI" w:hAnsi="Segoe UI" w:cs="Segoe UI"/>
          <w:color w:val="666666"/>
          <w:sz w:val="32"/>
          <w:szCs w:val="32"/>
        </w:rPr>
        <w:t> Code can be reused through inheritance, meaning a team does not have to write the same code multiple times.</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t>Productivity.</w:t>
      </w:r>
      <w:r w:rsidRPr="00406B43">
        <w:rPr>
          <w:rFonts w:ascii="Segoe UI" w:hAnsi="Segoe UI" w:cs="Segoe UI"/>
          <w:color w:val="666666"/>
          <w:sz w:val="32"/>
          <w:szCs w:val="32"/>
        </w:rPr>
        <w:t> Programmers can construct new programs quicker through the use of multiple libraries and reusable code.</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lastRenderedPageBreak/>
        <w:t>Easily upgradable and scalable. </w:t>
      </w:r>
      <w:r w:rsidRPr="00406B43">
        <w:rPr>
          <w:rFonts w:ascii="Segoe UI" w:hAnsi="Segoe UI" w:cs="Segoe UI"/>
          <w:color w:val="666666"/>
          <w:sz w:val="32"/>
          <w:szCs w:val="32"/>
        </w:rPr>
        <w:t>Programmers can implement system functionalities independently.</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t>Interface descriptions.</w:t>
      </w:r>
      <w:r w:rsidRPr="00406B43">
        <w:rPr>
          <w:rFonts w:ascii="Segoe UI" w:hAnsi="Segoe UI" w:cs="Segoe UI"/>
          <w:color w:val="666666"/>
          <w:sz w:val="32"/>
          <w:szCs w:val="32"/>
        </w:rPr>
        <w:t> Descriptions of external systems are simple, due to message passing techniques that are used for objects communication.</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t>Security.</w:t>
      </w:r>
      <w:r w:rsidRPr="00406B43">
        <w:rPr>
          <w:rFonts w:ascii="Segoe UI" w:hAnsi="Segoe UI" w:cs="Segoe UI"/>
          <w:color w:val="666666"/>
          <w:sz w:val="32"/>
          <w:szCs w:val="32"/>
        </w:rPr>
        <w:t> Using encapsulation and abstraction, complex code is hidden, software maintenance is easier and </w:t>
      </w:r>
      <w:hyperlink r:id="rId20" w:history="1">
        <w:r w:rsidRPr="00406B43">
          <w:rPr>
            <w:rStyle w:val="Hyperlink"/>
            <w:rFonts w:ascii="Segoe UI" w:hAnsi="Segoe UI" w:cs="Segoe UI"/>
            <w:color w:val="007CAD"/>
            <w:sz w:val="32"/>
            <w:szCs w:val="32"/>
          </w:rPr>
          <w:t>internet protocols</w:t>
        </w:r>
      </w:hyperlink>
      <w:r w:rsidRPr="00406B43">
        <w:rPr>
          <w:rFonts w:ascii="Segoe UI" w:hAnsi="Segoe UI" w:cs="Segoe UI"/>
          <w:color w:val="666666"/>
          <w:sz w:val="32"/>
          <w:szCs w:val="32"/>
        </w:rPr>
        <w:t> are protected.</w:t>
      </w:r>
    </w:p>
    <w:p w:rsidR="00523174" w:rsidRPr="00406B43" w:rsidRDefault="00523174" w:rsidP="000C79F0">
      <w:pPr>
        <w:numPr>
          <w:ilvl w:val="0"/>
          <w:numId w:val="24"/>
        </w:numPr>
        <w:spacing w:before="150" w:after="150" w:line="401" w:lineRule="atLeast"/>
        <w:jc w:val="both"/>
        <w:rPr>
          <w:rFonts w:ascii="Segoe UI" w:hAnsi="Segoe UI" w:cs="Segoe UI"/>
          <w:color w:val="666666"/>
          <w:sz w:val="32"/>
          <w:szCs w:val="32"/>
        </w:rPr>
      </w:pPr>
      <w:r w:rsidRPr="00406B43">
        <w:rPr>
          <w:rStyle w:val="Strong"/>
          <w:rFonts w:ascii="Segoe UI" w:hAnsi="Segoe UI" w:cs="Segoe UI"/>
          <w:color w:val="666666"/>
          <w:sz w:val="32"/>
          <w:szCs w:val="32"/>
        </w:rPr>
        <w:t>Flexibility.</w:t>
      </w:r>
      <w:r w:rsidRPr="00406B43">
        <w:rPr>
          <w:rFonts w:ascii="Segoe UI" w:hAnsi="Segoe UI" w:cs="Segoe UI"/>
          <w:color w:val="666666"/>
          <w:sz w:val="32"/>
          <w:szCs w:val="32"/>
        </w:rPr>
        <w:t> Polymorphism enables a single function to adapt to the class it is placed in. Different objects can also pass through the same interface</w:t>
      </w:r>
    </w:p>
    <w:p w:rsidR="00504267" w:rsidRPr="00406B43" w:rsidRDefault="00504267" w:rsidP="000C79F0">
      <w:pPr>
        <w:numPr>
          <w:ilvl w:val="0"/>
          <w:numId w:val="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Code can be reused.</w:t>
      </w:r>
    </w:p>
    <w:p w:rsidR="00504267" w:rsidRPr="00406B43" w:rsidRDefault="00504267" w:rsidP="000C79F0">
      <w:pPr>
        <w:numPr>
          <w:ilvl w:val="0"/>
          <w:numId w:val="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Provides security through encapsulation and data hiding features.</w:t>
      </w:r>
    </w:p>
    <w:p w:rsidR="00504267" w:rsidRPr="00406B43" w:rsidRDefault="00504267" w:rsidP="000C79F0">
      <w:pPr>
        <w:numPr>
          <w:ilvl w:val="0"/>
          <w:numId w:val="3"/>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Debugging is easy</w:t>
      </w:r>
      <w:r w:rsidR="009728D4" w:rsidRPr="00406B43">
        <w:rPr>
          <w:rFonts w:ascii="Segoe UI" w:hAnsi="Segoe UI" w:cs="Segoe UI"/>
          <w:noProof/>
          <w:color w:val="0015F8"/>
          <w:sz w:val="32"/>
          <w:szCs w:val="32"/>
          <w:bdr w:val="none" w:sz="0" w:space="0" w:color="auto" w:frame="1"/>
          <w:lang w:eastAsia="en-IN" w:bidi="hi-IN"/>
        </w:rPr>
        <w:drawing>
          <wp:inline distT="0" distB="0" distL="0" distR="0" wp14:anchorId="58CC8CFE" wp14:editId="3A49CAC2">
            <wp:extent cx="5715000" cy="3810000"/>
            <wp:effectExtent l="0" t="0" r="0" b="0"/>
            <wp:docPr id="27" name="Picture 27" descr="Advantage of OOPs concepts in Jav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antage of OOPs concepts in Java">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9728D4" w:rsidRPr="00A25162" w:rsidRDefault="00E312E0" w:rsidP="00A25162">
      <w:pPr>
        <w:pStyle w:val="Heading2"/>
        <w:shd w:val="clear" w:color="auto" w:fill="FFFFFF"/>
        <w:spacing w:before="0" w:line="336" w:lineRule="atLeast"/>
        <w:rPr>
          <w:rFonts w:ascii="Segoe UI" w:hAnsi="Segoe UI" w:cs="Segoe UI"/>
          <w:b/>
          <w:bCs/>
          <w:color w:val="0A0002"/>
          <w:sz w:val="32"/>
          <w:szCs w:val="32"/>
        </w:rPr>
      </w:pPr>
      <w:r w:rsidRPr="00A25162">
        <w:rPr>
          <w:rFonts w:ascii="Segoe UI" w:hAnsi="Segoe UI" w:cs="Segoe UI"/>
          <w:b/>
          <w:bCs/>
          <w:color w:val="0A0002"/>
          <w:sz w:val="32"/>
          <w:szCs w:val="32"/>
        </w:rPr>
        <w:lastRenderedPageBreak/>
        <w:t>Advantages of OOPs Concepts in Java</w:t>
      </w:r>
    </w:p>
    <w:p w:rsidR="00E312E0" w:rsidRPr="00406B43" w:rsidRDefault="00E312E0" w:rsidP="000C79F0">
      <w:pPr>
        <w:numPr>
          <w:ilvl w:val="0"/>
          <w:numId w:val="13"/>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Reduces code redundancy</w:t>
      </w:r>
    </w:p>
    <w:p w:rsidR="00E312E0" w:rsidRPr="00406B43" w:rsidRDefault="00E312E0" w:rsidP="000C79F0">
      <w:pPr>
        <w:numPr>
          <w:ilvl w:val="0"/>
          <w:numId w:val="13"/>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Improves code readability</w:t>
      </w:r>
    </w:p>
    <w:p w:rsidR="00E312E0" w:rsidRPr="00406B43" w:rsidRDefault="00E312E0" w:rsidP="000C79F0">
      <w:pPr>
        <w:numPr>
          <w:ilvl w:val="0"/>
          <w:numId w:val="13"/>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Low development cost</w:t>
      </w:r>
    </w:p>
    <w:p w:rsidR="00E312E0" w:rsidRPr="00406B43" w:rsidRDefault="00E312E0" w:rsidP="000C79F0">
      <w:pPr>
        <w:numPr>
          <w:ilvl w:val="0"/>
          <w:numId w:val="13"/>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Improved software quality</w:t>
      </w:r>
    </w:p>
    <w:p w:rsidR="00E312E0" w:rsidRPr="00406B43" w:rsidRDefault="00E312E0" w:rsidP="000C79F0">
      <w:pPr>
        <w:numPr>
          <w:ilvl w:val="0"/>
          <w:numId w:val="13"/>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Faster product development</w:t>
      </w:r>
    </w:p>
    <w:p w:rsidR="00E312E0" w:rsidRPr="00406B43" w:rsidRDefault="00E312E0" w:rsidP="000C79F0">
      <w:pPr>
        <w:numPr>
          <w:ilvl w:val="0"/>
          <w:numId w:val="13"/>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Reusability of code</w:t>
      </w:r>
    </w:p>
    <w:p w:rsidR="00DD6169" w:rsidRDefault="00DD6169" w:rsidP="000C79F0">
      <w:pPr>
        <w:numPr>
          <w:ilvl w:val="0"/>
          <w:numId w:val="13"/>
        </w:numPr>
        <w:spacing w:before="100" w:beforeAutospacing="1" w:after="100" w:afterAutospacing="1" w:line="240" w:lineRule="auto"/>
        <w:rPr>
          <w:rFonts w:ascii="Segoe UI" w:hAnsi="Segoe UI" w:cs="Segoe UI"/>
          <w:sz w:val="32"/>
          <w:szCs w:val="32"/>
        </w:rPr>
      </w:pPr>
      <w:r w:rsidRPr="00406B43">
        <w:rPr>
          <w:rFonts w:ascii="Segoe UI" w:hAnsi="Segoe UI" w:cs="Segoe UI"/>
          <w:sz w:val="32"/>
          <w:szCs w:val="32"/>
        </w:rPr>
        <w:t>Polymorphism offers a lot of flexibility in OOPs</w:t>
      </w:r>
    </w:p>
    <w:p w:rsidR="00523174" w:rsidRPr="00A25162" w:rsidRDefault="00A25162" w:rsidP="000C79F0">
      <w:pPr>
        <w:pStyle w:val="ListParagraph"/>
        <w:numPr>
          <w:ilvl w:val="0"/>
          <w:numId w:val="13"/>
        </w:numPr>
        <w:spacing w:before="100" w:beforeAutospacing="1" w:after="100" w:afterAutospacing="1" w:line="240" w:lineRule="auto"/>
        <w:rPr>
          <w:rFonts w:ascii="Segoe UI" w:hAnsi="Segoe UI" w:cs="Segoe UI"/>
          <w:sz w:val="32"/>
          <w:szCs w:val="32"/>
        </w:rPr>
      </w:pPr>
      <w:r w:rsidRPr="00A25162">
        <w:rPr>
          <w:rFonts w:ascii="Segoe UI" w:hAnsi="Segoe UI" w:cs="Segoe UI"/>
          <w:sz w:val="32"/>
          <w:szCs w:val="32"/>
        </w:rPr>
        <w:t>OOPs is very helpful in solving very complex level of problems.</w:t>
      </w:r>
    </w:p>
    <w:p w:rsidR="00ED6B72" w:rsidRPr="00A25162" w:rsidRDefault="00ED6B72" w:rsidP="00011DAB">
      <w:pPr>
        <w:pStyle w:val="Heading3"/>
        <w:shd w:val="clear" w:color="auto" w:fill="FFFFFF"/>
        <w:spacing w:before="390" w:after="150"/>
        <w:rPr>
          <w:rFonts w:ascii="Segoe UI" w:hAnsi="Segoe UI" w:cs="Segoe UI"/>
          <w:b/>
          <w:bCs/>
          <w:color w:val="000000"/>
          <w:sz w:val="32"/>
          <w:szCs w:val="32"/>
        </w:rPr>
      </w:pPr>
      <w:r w:rsidRPr="00A25162">
        <w:rPr>
          <w:rFonts w:ascii="Segoe UI" w:hAnsi="Segoe UI" w:cs="Segoe UI"/>
          <w:b/>
          <w:bCs/>
          <w:color w:val="000000"/>
          <w:sz w:val="32"/>
          <w:szCs w:val="32"/>
        </w:rPr>
        <w:t>Features of OOP's Language</w:t>
      </w:r>
    </w:p>
    <w:p w:rsidR="00ED6B72" w:rsidRPr="00406B43" w:rsidRDefault="00ED6B72" w:rsidP="000C79F0">
      <w:pPr>
        <w:numPr>
          <w:ilvl w:val="0"/>
          <w:numId w:val="25"/>
        </w:numPr>
        <w:shd w:val="clear" w:color="auto" w:fill="FFFFFF"/>
        <w:spacing w:before="75" w:after="0" w:line="432" w:lineRule="atLeast"/>
        <w:ind w:right="300"/>
        <w:rPr>
          <w:rFonts w:ascii="Segoe UI" w:hAnsi="Segoe UI" w:cs="Segoe UI"/>
          <w:color w:val="000000"/>
          <w:sz w:val="32"/>
          <w:szCs w:val="32"/>
        </w:rPr>
      </w:pPr>
      <w:r w:rsidRPr="00406B43">
        <w:rPr>
          <w:rFonts w:ascii="Segoe UI" w:hAnsi="Segoe UI" w:cs="Segoe UI"/>
          <w:color w:val="000000"/>
          <w:sz w:val="32"/>
          <w:szCs w:val="32"/>
        </w:rPr>
        <w:t>Better memory management</w:t>
      </w:r>
    </w:p>
    <w:p w:rsidR="00ED6B72" w:rsidRPr="00406B43" w:rsidRDefault="00ED6B72" w:rsidP="000C79F0">
      <w:pPr>
        <w:numPr>
          <w:ilvl w:val="0"/>
          <w:numId w:val="25"/>
        </w:numPr>
        <w:shd w:val="clear" w:color="auto" w:fill="FFFFFF"/>
        <w:spacing w:before="75" w:after="0" w:line="432" w:lineRule="atLeast"/>
        <w:ind w:right="300"/>
        <w:rPr>
          <w:rFonts w:ascii="Segoe UI" w:hAnsi="Segoe UI" w:cs="Segoe UI"/>
          <w:color w:val="000000"/>
          <w:sz w:val="32"/>
          <w:szCs w:val="32"/>
        </w:rPr>
      </w:pPr>
      <w:r w:rsidRPr="00406B43">
        <w:rPr>
          <w:rFonts w:ascii="Segoe UI" w:hAnsi="Segoe UI" w:cs="Segoe UI"/>
          <w:color w:val="000000"/>
          <w:sz w:val="32"/>
          <w:szCs w:val="32"/>
        </w:rPr>
        <w:t>Suitable for large projects</w:t>
      </w:r>
    </w:p>
    <w:p w:rsidR="00ED6B72" w:rsidRPr="00406B43" w:rsidRDefault="00ED6B72" w:rsidP="000C79F0">
      <w:pPr>
        <w:numPr>
          <w:ilvl w:val="0"/>
          <w:numId w:val="25"/>
        </w:numPr>
        <w:shd w:val="clear" w:color="auto" w:fill="FFFFFF"/>
        <w:spacing w:before="75" w:after="0" w:line="432" w:lineRule="atLeast"/>
        <w:ind w:right="300"/>
        <w:rPr>
          <w:rFonts w:ascii="Segoe UI" w:hAnsi="Segoe UI" w:cs="Segoe UI"/>
          <w:color w:val="000000"/>
          <w:sz w:val="32"/>
          <w:szCs w:val="32"/>
        </w:rPr>
      </w:pPr>
      <w:r w:rsidRPr="00406B43">
        <w:rPr>
          <w:rFonts w:ascii="Segoe UI" w:hAnsi="Segoe UI" w:cs="Segoe UI"/>
          <w:color w:val="000000"/>
          <w:sz w:val="32"/>
          <w:szCs w:val="32"/>
        </w:rPr>
        <w:t>Fairly efficient languages</w:t>
      </w:r>
    </w:p>
    <w:p w:rsidR="00ED6B72" w:rsidRPr="00406B43" w:rsidRDefault="00ED6B72" w:rsidP="000C79F0">
      <w:pPr>
        <w:numPr>
          <w:ilvl w:val="0"/>
          <w:numId w:val="25"/>
        </w:numPr>
        <w:shd w:val="clear" w:color="auto" w:fill="FFFFFF"/>
        <w:spacing w:before="75" w:after="0" w:line="432" w:lineRule="atLeast"/>
        <w:ind w:right="300"/>
        <w:rPr>
          <w:rFonts w:ascii="Segoe UI" w:hAnsi="Segoe UI" w:cs="Segoe UI"/>
          <w:color w:val="000000"/>
          <w:sz w:val="32"/>
          <w:szCs w:val="32"/>
        </w:rPr>
      </w:pPr>
      <w:r w:rsidRPr="00406B43">
        <w:rPr>
          <w:rFonts w:ascii="Segoe UI" w:hAnsi="Segoe UI" w:cs="Segoe UI"/>
          <w:color w:val="000000"/>
          <w:sz w:val="32"/>
          <w:szCs w:val="32"/>
        </w:rPr>
        <w:t>It implements real life scenario</w:t>
      </w:r>
    </w:p>
    <w:p w:rsidR="00ED6B72" w:rsidRPr="00406B43" w:rsidRDefault="00ED6B72" w:rsidP="000C79F0">
      <w:pPr>
        <w:numPr>
          <w:ilvl w:val="0"/>
          <w:numId w:val="25"/>
        </w:numPr>
        <w:shd w:val="clear" w:color="auto" w:fill="FFFFFF"/>
        <w:spacing w:before="75" w:after="0" w:line="432" w:lineRule="atLeast"/>
        <w:ind w:right="300"/>
        <w:rPr>
          <w:rFonts w:ascii="Segoe UI" w:hAnsi="Segoe UI" w:cs="Segoe UI"/>
          <w:color w:val="000000"/>
          <w:sz w:val="32"/>
          <w:szCs w:val="32"/>
        </w:rPr>
      </w:pPr>
      <w:r w:rsidRPr="00406B43">
        <w:rPr>
          <w:rFonts w:ascii="Segoe UI" w:hAnsi="Segoe UI" w:cs="Segoe UI"/>
          <w:color w:val="000000"/>
          <w:sz w:val="32"/>
          <w:szCs w:val="32"/>
        </w:rPr>
        <w:t>It is easy to maintain and modify existing code</w:t>
      </w:r>
    </w:p>
    <w:p w:rsidR="00A83F90" w:rsidRPr="005B4452" w:rsidRDefault="00ED6B72" w:rsidP="000C79F0">
      <w:pPr>
        <w:numPr>
          <w:ilvl w:val="0"/>
          <w:numId w:val="25"/>
        </w:numPr>
        <w:shd w:val="clear" w:color="auto" w:fill="FFFFFF"/>
        <w:spacing w:before="75" w:after="0" w:line="432" w:lineRule="atLeast"/>
        <w:ind w:right="300"/>
        <w:rPr>
          <w:rFonts w:ascii="Segoe UI" w:hAnsi="Segoe UI" w:cs="Segoe UI"/>
          <w:color w:val="000000"/>
          <w:sz w:val="32"/>
          <w:szCs w:val="32"/>
        </w:rPr>
      </w:pPr>
      <w:r w:rsidRPr="00406B43">
        <w:rPr>
          <w:rFonts w:ascii="Segoe UI" w:hAnsi="Segoe UI" w:cs="Segoe UI"/>
          <w:color w:val="000000"/>
          <w:sz w:val="32"/>
          <w:szCs w:val="32"/>
        </w:rPr>
        <w:t>Implementation details are hidden from other modules</w:t>
      </w:r>
    </w:p>
    <w:p w:rsidR="008706B4" w:rsidRPr="00406B43" w:rsidRDefault="008706B4" w:rsidP="00A83F90">
      <w:pPr>
        <w:spacing w:before="150" w:after="150" w:line="401" w:lineRule="atLeast"/>
        <w:ind w:left="375"/>
        <w:rPr>
          <w:rFonts w:ascii="Segoe UI" w:hAnsi="Segoe UI" w:cs="Segoe UI"/>
          <w:color w:val="666666"/>
          <w:sz w:val="32"/>
          <w:szCs w:val="32"/>
        </w:rPr>
      </w:pPr>
    </w:p>
    <w:p w:rsidR="00825D3A" w:rsidRPr="00406B43" w:rsidRDefault="00825D3A" w:rsidP="00825D3A">
      <w:pPr>
        <w:pStyle w:val="Heading2"/>
        <w:shd w:val="clear" w:color="auto" w:fill="FFFFFF"/>
        <w:spacing w:line="312" w:lineRule="atLeast"/>
        <w:jc w:val="both"/>
        <w:rPr>
          <w:rFonts w:ascii="Segoe UI" w:hAnsi="Segoe UI" w:cs="Segoe UI"/>
          <w:color w:val="610B38"/>
          <w:sz w:val="32"/>
          <w:szCs w:val="32"/>
        </w:rPr>
      </w:pPr>
      <w:r w:rsidRPr="00406B43">
        <w:rPr>
          <w:rFonts w:ascii="Segoe UI" w:hAnsi="Segoe UI" w:cs="Segoe UI"/>
          <w:b/>
          <w:bCs/>
          <w:color w:val="610B38"/>
          <w:sz w:val="32"/>
          <w:szCs w:val="32"/>
        </w:rPr>
        <w:t>Pillars of OOPs</w:t>
      </w:r>
    </w:p>
    <w:p w:rsidR="00825D3A" w:rsidRPr="00406B43" w:rsidRDefault="00825D3A" w:rsidP="00825D3A">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The major concepts that we have discussed above are known as </w:t>
      </w:r>
      <w:r w:rsidRPr="00406B43">
        <w:rPr>
          <w:rStyle w:val="Strong"/>
          <w:rFonts w:ascii="Segoe UI" w:eastAsiaTheme="majorEastAsia" w:hAnsi="Segoe UI" w:cs="Segoe UI"/>
          <w:color w:val="333333"/>
          <w:sz w:val="32"/>
          <w:szCs w:val="32"/>
        </w:rPr>
        <w:t>pillars of OOPs</w:t>
      </w:r>
      <w:r w:rsidRPr="00406B43">
        <w:rPr>
          <w:rFonts w:ascii="Segoe UI" w:hAnsi="Segoe UI" w:cs="Segoe UI"/>
          <w:color w:val="333333"/>
          <w:sz w:val="32"/>
          <w:szCs w:val="32"/>
        </w:rPr>
        <w:t>. There are </w:t>
      </w:r>
      <w:r w:rsidRPr="00406B43">
        <w:rPr>
          <w:rStyle w:val="Strong"/>
          <w:rFonts w:ascii="Segoe UI" w:eastAsiaTheme="majorEastAsia" w:hAnsi="Segoe UI" w:cs="Segoe UI"/>
          <w:color w:val="333333"/>
          <w:sz w:val="32"/>
          <w:szCs w:val="32"/>
        </w:rPr>
        <w:t>four</w:t>
      </w:r>
      <w:r w:rsidRPr="00406B43">
        <w:rPr>
          <w:rFonts w:ascii="Segoe UI" w:hAnsi="Segoe UI" w:cs="Segoe UI"/>
          <w:color w:val="333333"/>
          <w:sz w:val="32"/>
          <w:szCs w:val="32"/>
        </w:rPr>
        <w:t> pillars on which OOP rests.</w:t>
      </w:r>
    </w:p>
    <w:p w:rsidR="00825D3A" w:rsidRPr="00406B43" w:rsidRDefault="00825D3A" w:rsidP="000C79F0">
      <w:pPr>
        <w:numPr>
          <w:ilvl w:val="0"/>
          <w:numId w:val="26"/>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Abstraction</w:t>
      </w:r>
    </w:p>
    <w:p w:rsidR="00825D3A" w:rsidRPr="00406B43" w:rsidRDefault="00825D3A" w:rsidP="000C79F0">
      <w:pPr>
        <w:numPr>
          <w:ilvl w:val="0"/>
          <w:numId w:val="26"/>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Encapsulation</w:t>
      </w:r>
    </w:p>
    <w:p w:rsidR="00825D3A" w:rsidRPr="00406B43" w:rsidRDefault="00825D3A" w:rsidP="000C79F0">
      <w:pPr>
        <w:numPr>
          <w:ilvl w:val="0"/>
          <w:numId w:val="26"/>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Inheritance</w:t>
      </w:r>
    </w:p>
    <w:p w:rsidR="00825D3A" w:rsidRPr="00406B43" w:rsidRDefault="00825D3A" w:rsidP="000C79F0">
      <w:pPr>
        <w:numPr>
          <w:ilvl w:val="0"/>
          <w:numId w:val="26"/>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Polymorphism</w:t>
      </w:r>
    </w:p>
    <w:p w:rsidR="004F55B9" w:rsidRPr="00406B43" w:rsidRDefault="004F55B9">
      <w:pPr>
        <w:rPr>
          <w:rFonts w:ascii="Segoe UI" w:hAnsi="Segoe UI" w:cs="Segoe UI"/>
          <w:sz w:val="32"/>
          <w:szCs w:val="32"/>
        </w:rPr>
      </w:pPr>
    </w:p>
    <w:p w:rsidR="006672B3" w:rsidRPr="00406B43" w:rsidRDefault="006672B3" w:rsidP="006672B3">
      <w:pPr>
        <w:pStyle w:val="Heading2"/>
        <w:shd w:val="clear" w:color="auto" w:fill="FFFFFF"/>
        <w:spacing w:line="312" w:lineRule="atLeast"/>
        <w:jc w:val="both"/>
        <w:rPr>
          <w:rFonts w:ascii="Segoe UI" w:hAnsi="Segoe UI" w:cs="Segoe UI"/>
          <w:color w:val="610B38"/>
          <w:sz w:val="32"/>
          <w:szCs w:val="32"/>
        </w:rPr>
      </w:pPr>
      <w:r w:rsidRPr="00406B43">
        <w:rPr>
          <w:rFonts w:ascii="Segoe UI" w:hAnsi="Segoe UI" w:cs="Segoe UI"/>
          <w:b/>
          <w:bCs/>
          <w:color w:val="610B38"/>
          <w:sz w:val="32"/>
          <w:szCs w:val="32"/>
        </w:rPr>
        <w:lastRenderedPageBreak/>
        <w:t>Pillars of OOPs</w:t>
      </w:r>
    </w:p>
    <w:p w:rsidR="006672B3" w:rsidRPr="00406B43" w:rsidRDefault="006672B3" w:rsidP="004003F2">
      <w:pPr>
        <w:spacing w:after="390" w:line="240" w:lineRule="auto"/>
        <w:rPr>
          <w:rFonts w:ascii="Segoe UI" w:eastAsia="Times New Roman" w:hAnsi="Segoe UI" w:cs="Segoe UI"/>
          <w:color w:val="222222"/>
          <w:sz w:val="32"/>
          <w:szCs w:val="32"/>
          <w:lang w:eastAsia="en-IN" w:bidi="hi-IN"/>
        </w:rPr>
      </w:pPr>
    </w:p>
    <w:p w:rsidR="00FE1D91" w:rsidRPr="00406B43" w:rsidRDefault="00FE1D91" w:rsidP="000C79F0">
      <w:pPr>
        <w:numPr>
          <w:ilvl w:val="0"/>
          <w:numId w:val="27"/>
        </w:numPr>
        <w:spacing w:before="100" w:beforeAutospacing="1" w:after="15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b/>
          <w:bCs/>
          <w:color w:val="222222"/>
          <w:sz w:val="32"/>
          <w:szCs w:val="32"/>
          <w:lang w:eastAsia="en-IN" w:bidi="hi-IN"/>
        </w:rPr>
        <w:t>Objects</w:t>
      </w:r>
    </w:p>
    <w:p w:rsidR="000F1727" w:rsidRPr="00406B43" w:rsidRDefault="004003F2" w:rsidP="000C79F0">
      <w:pPr>
        <w:numPr>
          <w:ilvl w:val="0"/>
          <w:numId w:val="27"/>
        </w:numPr>
        <w:spacing w:before="100" w:beforeAutospacing="1" w:after="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b/>
          <w:bCs/>
          <w:color w:val="222222"/>
          <w:sz w:val="32"/>
          <w:szCs w:val="32"/>
          <w:lang w:eastAsia="en-IN" w:bidi="hi-IN"/>
        </w:rPr>
        <w:t>Classes</w:t>
      </w:r>
      <w:r w:rsidR="000F1727" w:rsidRPr="00406B43">
        <w:rPr>
          <w:rFonts w:ascii="Segoe UI" w:eastAsia="Times New Roman" w:hAnsi="Segoe UI" w:cs="Segoe UI"/>
          <w:b/>
          <w:bCs/>
          <w:color w:val="222222"/>
          <w:sz w:val="32"/>
          <w:szCs w:val="32"/>
          <w:lang w:eastAsia="en-IN" w:bidi="hi-IN"/>
        </w:rPr>
        <w:t xml:space="preserve"> </w:t>
      </w:r>
    </w:p>
    <w:p w:rsidR="000F1727" w:rsidRPr="00406B43" w:rsidRDefault="000F1727" w:rsidP="000C79F0">
      <w:pPr>
        <w:numPr>
          <w:ilvl w:val="0"/>
          <w:numId w:val="27"/>
        </w:numPr>
        <w:spacing w:before="100" w:beforeAutospacing="1" w:after="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b/>
          <w:bCs/>
          <w:color w:val="222222"/>
          <w:sz w:val="32"/>
          <w:szCs w:val="32"/>
          <w:lang w:eastAsia="en-IN" w:bidi="hi-IN"/>
        </w:rPr>
        <w:t xml:space="preserve">Abstract class </w:t>
      </w:r>
    </w:p>
    <w:p w:rsidR="004003F2" w:rsidRPr="00406B43" w:rsidRDefault="000F1727" w:rsidP="000C79F0">
      <w:pPr>
        <w:numPr>
          <w:ilvl w:val="0"/>
          <w:numId w:val="27"/>
        </w:numPr>
        <w:spacing w:before="100" w:beforeAutospacing="1" w:after="0" w:line="240" w:lineRule="auto"/>
        <w:rPr>
          <w:rFonts w:ascii="Segoe UI" w:eastAsia="Times New Roman" w:hAnsi="Segoe UI" w:cs="Segoe UI"/>
          <w:color w:val="222222"/>
          <w:sz w:val="32"/>
          <w:szCs w:val="32"/>
          <w:lang w:eastAsia="en-IN" w:bidi="hi-IN"/>
        </w:rPr>
      </w:pPr>
      <w:r w:rsidRPr="00406B43">
        <w:rPr>
          <w:rFonts w:ascii="Segoe UI" w:hAnsi="Segoe UI" w:cs="Segoe UI"/>
          <w:color w:val="000000"/>
          <w:sz w:val="32"/>
          <w:szCs w:val="32"/>
        </w:rPr>
        <w:t>Encapsulation</w:t>
      </w:r>
    </w:p>
    <w:p w:rsidR="004003F2" w:rsidRPr="00406B43" w:rsidRDefault="004003F2" w:rsidP="000C79F0">
      <w:pPr>
        <w:numPr>
          <w:ilvl w:val="0"/>
          <w:numId w:val="27"/>
        </w:numPr>
        <w:spacing w:before="100" w:beforeAutospacing="1" w:after="15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b/>
          <w:bCs/>
          <w:color w:val="222222"/>
          <w:sz w:val="32"/>
          <w:szCs w:val="32"/>
          <w:lang w:eastAsia="en-IN" w:bidi="hi-IN"/>
        </w:rPr>
        <w:t>Inheritance</w:t>
      </w:r>
    </w:p>
    <w:p w:rsidR="004003F2" w:rsidRPr="00406B43" w:rsidRDefault="004003F2" w:rsidP="000C79F0">
      <w:pPr>
        <w:numPr>
          <w:ilvl w:val="0"/>
          <w:numId w:val="27"/>
        </w:numPr>
        <w:spacing w:before="100" w:beforeAutospacing="1" w:after="15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b/>
          <w:bCs/>
          <w:color w:val="222222"/>
          <w:sz w:val="32"/>
          <w:szCs w:val="32"/>
          <w:lang w:eastAsia="en-IN" w:bidi="hi-IN"/>
        </w:rPr>
        <w:t>Polymorphism</w:t>
      </w:r>
      <w:r w:rsidR="008A5137">
        <w:rPr>
          <w:rFonts w:ascii="Segoe UI" w:eastAsia="Times New Roman" w:hAnsi="Segoe UI" w:cs="Segoe UI"/>
          <w:b/>
          <w:bCs/>
          <w:color w:val="222222"/>
          <w:sz w:val="32"/>
          <w:szCs w:val="32"/>
          <w:lang w:eastAsia="en-IN" w:bidi="hi-IN"/>
        </w:rPr>
        <w:t xml:space="preserve">c                                     </w:t>
      </w:r>
    </w:p>
    <w:p w:rsidR="000F1727" w:rsidRPr="00406B43" w:rsidRDefault="000F1727" w:rsidP="009761B1">
      <w:pPr>
        <w:spacing w:before="100" w:beforeAutospacing="1" w:after="0" w:line="240" w:lineRule="auto"/>
        <w:ind w:left="1035"/>
        <w:rPr>
          <w:rFonts w:ascii="Segoe UI" w:eastAsia="Times New Roman" w:hAnsi="Segoe UI" w:cs="Segoe UI"/>
          <w:color w:val="222222"/>
          <w:sz w:val="32"/>
          <w:szCs w:val="32"/>
          <w:lang w:eastAsia="en-IN" w:bidi="hi-IN"/>
        </w:rPr>
      </w:pPr>
    </w:p>
    <w:p w:rsidR="00D0778D" w:rsidRPr="00406B43" w:rsidRDefault="00D0778D" w:rsidP="00D0778D">
      <w:pPr>
        <w:spacing w:before="100" w:beforeAutospacing="1" w:after="0" w:line="240" w:lineRule="auto"/>
        <w:rPr>
          <w:rFonts w:ascii="Segoe UI" w:eastAsia="Times New Roman" w:hAnsi="Segoe UI" w:cs="Segoe UI"/>
          <w:color w:val="222222"/>
          <w:sz w:val="32"/>
          <w:szCs w:val="32"/>
          <w:lang w:eastAsia="en-IN" w:bidi="hi-IN"/>
        </w:rPr>
      </w:pPr>
      <w:r w:rsidRPr="00406B43">
        <w:rPr>
          <w:rFonts w:ascii="Segoe UI" w:hAnsi="Segoe UI" w:cs="Segoe UI"/>
          <w:noProof/>
          <w:sz w:val="32"/>
          <w:szCs w:val="32"/>
          <w:lang w:eastAsia="en-IN" w:bidi="hi-IN"/>
        </w:rPr>
        <w:drawing>
          <wp:inline distT="0" distB="0" distL="0" distR="0" wp14:anchorId="4F7F4395" wp14:editId="60509992">
            <wp:extent cx="6296660" cy="4451230"/>
            <wp:effectExtent l="0" t="0" r="0" b="6985"/>
            <wp:docPr id="8" name="Picture 8" descr="C++ Object Oriented Programming (OOP) - Caner KARADA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 Object Oriented Programming (OOP) - Caner KARADA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3120" cy="4469935"/>
                    </a:xfrm>
                    <a:prstGeom prst="rect">
                      <a:avLst/>
                    </a:prstGeom>
                    <a:noFill/>
                    <a:ln>
                      <a:noFill/>
                    </a:ln>
                  </pic:spPr>
                </pic:pic>
              </a:graphicData>
            </a:graphic>
          </wp:inline>
        </w:drawing>
      </w:r>
    </w:p>
    <w:p w:rsidR="00E5104A" w:rsidRPr="00406B43" w:rsidRDefault="00E5104A" w:rsidP="00E5104A">
      <w:pPr>
        <w:spacing w:before="100" w:beforeAutospacing="1" w:after="0" w:line="240" w:lineRule="auto"/>
        <w:rPr>
          <w:rFonts w:ascii="Segoe UI" w:eastAsia="Times New Roman" w:hAnsi="Segoe UI" w:cs="Segoe UI"/>
          <w:b/>
          <w:bCs/>
          <w:color w:val="222222"/>
          <w:sz w:val="32"/>
          <w:szCs w:val="32"/>
          <w:lang w:eastAsia="en-IN" w:bidi="hi-IN"/>
        </w:rPr>
      </w:pPr>
    </w:p>
    <w:p w:rsidR="00A329E7" w:rsidRPr="00406B43" w:rsidRDefault="00E5104A" w:rsidP="00D9466F">
      <w:pPr>
        <w:pStyle w:val="Heading3"/>
        <w:shd w:val="clear" w:color="auto" w:fill="FFFFFF"/>
        <w:tabs>
          <w:tab w:val="left" w:pos="2540"/>
        </w:tabs>
        <w:spacing w:line="312" w:lineRule="atLeast"/>
        <w:jc w:val="both"/>
        <w:rPr>
          <w:rFonts w:ascii="Segoe UI" w:hAnsi="Segoe UI" w:cs="Segoe UI"/>
          <w:b/>
          <w:bCs/>
          <w:color w:val="610B4B"/>
          <w:sz w:val="32"/>
          <w:szCs w:val="32"/>
        </w:rPr>
      </w:pPr>
      <w:r w:rsidRPr="00406B43">
        <w:rPr>
          <w:rFonts w:ascii="Segoe UI" w:hAnsi="Segoe UI" w:cs="Segoe UI"/>
          <w:b/>
          <w:bCs/>
          <w:color w:val="610B4B"/>
          <w:sz w:val="32"/>
          <w:szCs w:val="32"/>
        </w:rPr>
        <w:lastRenderedPageBreak/>
        <w:t>Object</w:t>
      </w:r>
      <w:r w:rsidR="0084127C" w:rsidRPr="00406B43">
        <w:rPr>
          <w:rFonts w:ascii="Segoe UI" w:hAnsi="Segoe UI" w:cs="Segoe UI"/>
          <w:b/>
          <w:bCs/>
          <w:color w:val="610B4B"/>
          <w:sz w:val="32"/>
          <w:szCs w:val="32"/>
        </w:rPr>
        <w:tab/>
      </w:r>
    </w:p>
    <w:p w:rsidR="00A178A9" w:rsidRPr="00406B43" w:rsidRDefault="00A329E7" w:rsidP="005131E8">
      <w:pPr>
        <w:shd w:val="clear" w:color="auto" w:fill="FFFFFF"/>
        <w:spacing w:before="100" w:beforeAutospacing="1" w:after="100" w:afterAutospacing="1" w:line="240" w:lineRule="auto"/>
        <w:jc w:val="both"/>
        <w:rPr>
          <w:rFonts w:ascii="Segoe UI" w:hAnsi="Segoe UI" w:cs="Segoe UI"/>
          <w:color w:val="24292E"/>
          <w:sz w:val="32"/>
          <w:szCs w:val="32"/>
          <w:shd w:val="clear" w:color="auto" w:fill="FFFFFF"/>
        </w:rPr>
      </w:pPr>
      <w:r w:rsidRPr="00406B43">
        <w:rPr>
          <w:rFonts w:ascii="Segoe UI" w:hAnsi="Segoe UI" w:cs="Segoe UI"/>
          <w:color w:val="24292E"/>
          <w:sz w:val="32"/>
          <w:szCs w:val="32"/>
          <w:shd w:val="clear" w:color="auto" w:fill="FFFFFF"/>
        </w:rPr>
        <w:t xml:space="preserve">The Object is the real-time entity having some state and </w:t>
      </w:r>
      <w:r w:rsidR="005230F4" w:rsidRPr="00406B43">
        <w:rPr>
          <w:rFonts w:ascii="Segoe UI" w:hAnsi="Segoe UI" w:cs="Segoe UI"/>
          <w:color w:val="24292E"/>
          <w:sz w:val="32"/>
          <w:szCs w:val="32"/>
          <w:shd w:val="clear" w:color="auto" w:fill="FFFFFF"/>
        </w:rPr>
        <w:t>behaviour</w:t>
      </w:r>
      <w:r w:rsidRPr="00406B43">
        <w:rPr>
          <w:rFonts w:ascii="Segoe UI" w:hAnsi="Segoe UI" w:cs="Segoe UI"/>
          <w:color w:val="24292E"/>
          <w:sz w:val="32"/>
          <w:szCs w:val="32"/>
          <w:shd w:val="clear" w:color="auto" w:fill="FFFFFF"/>
        </w:rPr>
        <w:t xml:space="preserve">. In Java, Object is an instance of the class having the instance variables as the state of the object and the methods as the </w:t>
      </w:r>
      <w:r w:rsidR="005230F4" w:rsidRPr="00406B43">
        <w:rPr>
          <w:rFonts w:ascii="Segoe UI" w:hAnsi="Segoe UI" w:cs="Segoe UI"/>
          <w:color w:val="24292E"/>
          <w:sz w:val="32"/>
          <w:szCs w:val="32"/>
          <w:shd w:val="clear" w:color="auto" w:fill="FFFFFF"/>
        </w:rPr>
        <w:t>behaviour</w:t>
      </w:r>
      <w:r w:rsidRPr="00406B43">
        <w:rPr>
          <w:rFonts w:ascii="Segoe UI" w:hAnsi="Segoe UI" w:cs="Segoe UI"/>
          <w:color w:val="24292E"/>
          <w:sz w:val="32"/>
          <w:szCs w:val="32"/>
          <w:shd w:val="clear" w:color="auto" w:fill="FFFFFF"/>
        </w:rPr>
        <w:t xml:space="preserve"> of the object. The object of a class can be created by using the </w:t>
      </w:r>
      <w:r w:rsidRPr="00406B43">
        <w:rPr>
          <w:rFonts w:ascii="Segoe UI" w:hAnsi="Segoe UI" w:cs="Segoe UI"/>
          <w:color w:val="D73A49"/>
          <w:sz w:val="32"/>
          <w:szCs w:val="32"/>
        </w:rPr>
        <w:t>new</w:t>
      </w:r>
      <w:r w:rsidRPr="00406B43">
        <w:rPr>
          <w:rFonts w:ascii="Segoe UI" w:hAnsi="Segoe UI" w:cs="Segoe UI"/>
          <w:color w:val="24292E"/>
          <w:sz w:val="32"/>
          <w:szCs w:val="32"/>
          <w:shd w:val="clear" w:color="auto" w:fill="FFFFFF"/>
        </w:rPr>
        <w:t> keyword in Java Programming language.</w:t>
      </w:r>
    </w:p>
    <w:p w:rsidR="00A178A9" w:rsidRPr="00406B43" w:rsidRDefault="00A178A9" w:rsidP="005131E8">
      <w:pPr>
        <w:shd w:val="clear" w:color="auto" w:fill="FFFFFF"/>
        <w:spacing w:before="100" w:beforeAutospacing="1" w:after="100" w:afterAutospacing="1" w:line="240" w:lineRule="auto"/>
        <w:jc w:val="both"/>
        <w:rPr>
          <w:rFonts w:ascii="Segoe UI" w:hAnsi="Segoe UI" w:cs="Segoe UI"/>
          <w:color w:val="24292E"/>
          <w:sz w:val="32"/>
          <w:szCs w:val="32"/>
          <w:shd w:val="clear" w:color="auto" w:fill="FFFFFF"/>
        </w:rPr>
      </w:pPr>
      <w:r w:rsidRPr="00406B43">
        <w:rPr>
          <w:rFonts w:ascii="Segoe UI" w:hAnsi="Segoe UI" w:cs="Segoe UI"/>
          <w:color w:val="24292E"/>
          <w:sz w:val="32"/>
          <w:szCs w:val="32"/>
          <w:shd w:val="clear" w:color="auto" w:fill="FFFFFF"/>
        </w:rPr>
        <w:t>A class is a template or blueprint from which objects are created. So, an object is the instance(result) of a class.</w:t>
      </w:r>
    </w:p>
    <w:p w:rsidR="0084127C" w:rsidRPr="00406B43" w:rsidRDefault="0084127C" w:rsidP="005131E8">
      <w:pPr>
        <w:shd w:val="clear" w:color="auto" w:fill="FFFFFF"/>
        <w:spacing w:before="100" w:beforeAutospacing="1" w:after="100" w:afterAutospacing="1" w:line="240" w:lineRule="auto"/>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b/>
          <w:bCs/>
          <w:color w:val="000000" w:themeColor="text1"/>
          <w:sz w:val="32"/>
          <w:szCs w:val="32"/>
          <w:lang w:eastAsia="en-IN" w:bidi="hi-IN"/>
        </w:rPr>
        <w:t>Object Definitions:</w:t>
      </w:r>
    </w:p>
    <w:p w:rsidR="0084127C" w:rsidRPr="00406B43" w:rsidRDefault="0084127C" w:rsidP="000C79F0">
      <w:pPr>
        <w:numPr>
          <w:ilvl w:val="0"/>
          <w:numId w:val="28"/>
        </w:numPr>
        <w:shd w:val="clear" w:color="auto" w:fill="FFFFFF"/>
        <w:spacing w:before="60" w:after="100" w:afterAutospacing="1" w:line="375" w:lineRule="atLeast"/>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color w:val="000000" w:themeColor="text1"/>
          <w:sz w:val="32"/>
          <w:szCs w:val="32"/>
          <w:lang w:eastAsia="en-IN" w:bidi="hi-IN"/>
        </w:rPr>
        <w:t>An object is </w:t>
      </w:r>
      <w:r w:rsidRPr="00406B43">
        <w:rPr>
          <w:rFonts w:ascii="Segoe UI" w:eastAsia="Times New Roman" w:hAnsi="Segoe UI" w:cs="Segoe UI"/>
          <w:i/>
          <w:iCs/>
          <w:color w:val="000000" w:themeColor="text1"/>
          <w:sz w:val="32"/>
          <w:szCs w:val="32"/>
          <w:lang w:eastAsia="en-IN" w:bidi="hi-IN"/>
        </w:rPr>
        <w:t>a real-world entity</w:t>
      </w:r>
      <w:r w:rsidRPr="00406B43">
        <w:rPr>
          <w:rFonts w:ascii="Segoe UI" w:eastAsia="Times New Roman" w:hAnsi="Segoe UI" w:cs="Segoe UI"/>
          <w:color w:val="000000" w:themeColor="text1"/>
          <w:sz w:val="32"/>
          <w:szCs w:val="32"/>
          <w:lang w:eastAsia="en-IN" w:bidi="hi-IN"/>
        </w:rPr>
        <w:t>.</w:t>
      </w:r>
    </w:p>
    <w:p w:rsidR="0084127C" w:rsidRPr="00406B43" w:rsidRDefault="0084127C" w:rsidP="000C79F0">
      <w:pPr>
        <w:numPr>
          <w:ilvl w:val="0"/>
          <w:numId w:val="28"/>
        </w:numPr>
        <w:shd w:val="clear" w:color="auto" w:fill="FFFFFF"/>
        <w:spacing w:before="60" w:after="100" w:afterAutospacing="1" w:line="375" w:lineRule="atLeast"/>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color w:val="000000" w:themeColor="text1"/>
          <w:sz w:val="32"/>
          <w:szCs w:val="32"/>
          <w:lang w:eastAsia="en-IN" w:bidi="hi-IN"/>
        </w:rPr>
        <w:t>An object is </w:t>
      </w:r>
      <w:r w:rsidRPr="00406B43">
        <w:rPr>
          <w:rFonts w:ascii="Segoe UI" w:eastAsia="Times New Roman" w:hAnsi="Segoe UI" w:cs="Segoe UI"/>
          <w:i/>
          <w:iCs/>
          <w:color w:val="000000" w:themeColor="text1"/>
          <w:sz w:val="32"/>
          <w:szCs w:val="32"/>
          <w:lang w:eastAsia="en-IN" w:bidi="hi-IN"/>
        </w:rPr>
        <w:t>a runtime entity</w:t>
      </w:r>
      <w:r w:rsidRPr="00406B43">
        <w:rPr>
          <w:rFonts w:ascii="Segoe UI" w:eastAsia="Times New Roman" w:hAnsi="Segoe UI" w:cs="Segoe UI"/>
          <w:color w:val="000000" w:themeColor="text1"/>
          <w:sz w:val="32"/>
          <w:szCs w:val="32"/>
          <w:lang w:eastAsia="en-IN" w:bidi="hi-IN"/>
        </w:rPr>
        <w:t>.</w:t>
      </w:r>
    </w:p>
    <w:p w:rsidR="0084127C" w:rsidRPr="00406B43" w:rsidRDefault="0084127C" w:rsidP="000C79F0">
      <w:pPr>
        <w:numPr>
          <w:ilvl w:val="0"/>
          <w:numId w:val="28"/>
        </w:numPr>
        <w:shd w:val="clear" w:color="auto" w:fill="FFFFFF"/>
        <w:spacing w:before="60" w:after="100" w:afterAutospacing="1" w:line="375" w:lineRule="atLeast"/>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color w:val="000000" w:themeColor="text1"/>
          <w:sz w:val="32"/>
          <w:szCs w:val="32"/>
          <w:lang w:eastAsia="en-IN" w:bidi="hi-IN"/>
        </w:rPr>
        <w:t>The object is </w:t>
      </w:r>
      <w:r w:rsidRPr="00406B43">
        <w:rPr>
          <w:rFonts w:ascii="Segoe UI" w:eastAsia="Times New Roman" w:hAnsi="Segoe UI" w:cs="Segoe UI"/>
          <w:i/>
          <w:iCs/>
          <w:color w:val="000000" w:themeColor="text1"/>
          <w:sz w:val="32"/>
          <w:szCs w:val="32"/>
          <w:lang w:eastAsia="en-IN" w:bidi="hi-IN"/>
        </w:rPr>
        <w:t xml:space="preserve">an entity which has state and behavior and </w:t>
      </w:r>
      <w:r w:rsidRPr="00406B43">
        <w:rPr>
          <w:rFonts w:ascii="Segoe UI" w:eastAsia="Times New Roman" w:hAnsi="Segoe UI" w:cs="Segoe UI"/>
          <w:b/>
          <w:bCs/>
          <w:color w:val="000000" w:themeColor="text1"/>
          <w:sz w:val="32"/>
          <w:szCs w:val="32"/>
          <w:lang w:eastAsia="en-IN" w:bidi="hi-IN"/>
        </w:rPr>
        <w:t>Identity</w:t>
      </w:r>
      <w:r w:rsidRPr="00406B43">
        <w:rPr>
          <w:rFonts w:ascii="Segoe UI" w:eastAsia="Times New Roman" w:hAnsi="Segoe UI" w:cs="Segoe UI"/>
          <w:color w:val="000000" w:themeColor="text1"/>
          <w:sz w:val="32"/>
          <w:szCs w:val="32"/>
          <w:lang w:eastAsia="en-IN" w:bidi="hi-IN"/>
        </w:rPr>
        <w:t>.</w:t>
      </w:r>
    </w:p>
    <w:p w:rsidR="0084127C" w:rsidRPr="00406B43" w:rsidRDefault="0084127C" w:rsidP="000C79F0">
      <w:pPr>
        <w:numPr>
          <w:ilvl w:val="0"/>
          <w:numId w:val="28"/>
        </w:numPr>
        <w:shd w:val="clear" w:color="auto" w:fill="FFFFFF"/>
        <w:spacing w:before="60" w:after="100" w:afterAutospacing="1" w:line="375" w:lineRule="atLeast"/>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color w:val="000000" w:themeColor="text1"/>
          <w:sz w:val="32"/>
          <w:szCs w:val="32"/>
          <w:lang w:eastAsia="en-IN" w:bidi="hi-IN"/>
        </w:rPr>
        <w:t>The object is </w:t>
      </w:r>
      <w:r w:rsidRPr="00406B43">
        <w:rPr>
          <w:rFonts w:ascii="Segoe UI" w:eastAsia="Times New Roman" w:hAnsi="Segoe UI" w:cs="Segoe UI"/>
          <w:i/>
          <w:iCs/>
          <w:color w:val="000000" w:themeColor="text1"/>
          <w:sz w:val="32"/>
          <w:szCs w:val="32"/>
          <w:lang w:eastAsia="en-IN" w:bidi="hi-IN"/>
        </w:rPr>
        <w:t>an instance of a class</w:t>
      </w:r>
      <w:r w:rsidRPr="00406B43">
        <w:rPr>
          <w:rFonts w:ascii="Segoe UI" w:eastAsia="Times New Roman" w:hAnsi="Segoe UI" w:cs="Segoe UI"/>
          <w:color w:val="000000" w:themeColor="text1"/>
          <w:sz w:val="32"/>
          <w:szCs w:val="32"/>
          <w:lang w:eastAsia="en-IN" w:bidi="hi-IN"/>
        </w:rPr>
        <w:t>.</w:t>
      </w:r>
    </w:p>
    <w:p w:rsidR="0084127C" w:rsidRPr="00406B43" w:rsidRDefault="0084127C" w:rsidP="000C79F0">
      <w:pPr>
        <w:numPr>
          <w:ilvl w:val="0"/>
          <w:numId w:val="28"/>
        </w:numPr>
        <w:shd w:val="clear" w:color="auto" w:fill="FFFFFF"/>
        <w:spacing w:before="60" w:after="100" w:afterAutospacing="1" w:line="375" w:lineRule="atLeast"/>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color w:val="000000" w:themeColor="text1"/>
          <w:sz w:val="32"/>
          <w:szCs w:val="32"/>
          <w:lang w:eastAsia="en-IN" w:bidi="hi-IN"/>
        </w:rPr>
        <w:t>An object is </w:t>
      </w:r>
      <w:r w:rsidRPr="00406B43">
        <w:rPr>
          <w:rFonts w:ascii="Segoe UI" w:hAnsi="Segoe UI" w:cs="Segoe UI"/>
          <w:color w:val="000000" w:themeColor="text1"/>
          <w:sz w:val="32"/>
          <w:szCs w:val="32"/>
          <w:shd w:val="clear" w:color="auto" w:fill="FFFFFF"/>
        </w:rPr>
        <w:t xml:space="preserve">physical </w:t>
      </w:r>
      <w:r w:rsidRPr="00406B43">
        <w:rPr>
          <w:rFonts w:ascii="Segoe UI" w:eastAsia="Times New Roman" w:hAnsi="Segoe UI" w:cs="Segoe UI"/>
          <w:i/>
          <w:iCs/>
          <w:color w:val="000000" w:themeColor="text1"/>
          <w:sz w:val="32"/>
          <w:szCs w:val="32"/>
          <w:lang w:eastAsia="en-IN" w:bidi="hi-IN"/>
        </w:rPr>
        <w:t>entity</w:t>
      </w:r>
    </w:p>
    <w:p w:rsidR="00605751" w:rsidRPr="00406B43" w:rsidRDefault="00605751" w:rsidP="000C79F0">
      <w:pPr>
        <w:numPr>
          <w:ilvl w:val="0"/>
          <w:numId w:val="28"/>
        </w:numPr>
        <w:shd w:val="clear" w:color="auto" w:fill="FFFFFF"/>
        <w:spacing w:before="60" w:after="100" w:afterAutospacing="1" w:line="375" w:lineRule="atLeast"/>
        <w:jc w:val="both"/>
        <w:rPr>
          <w:rFonts w:ascii="Segoe UI" w:eastAsia="Times New Roman" w:hAnsi="Segoe UI" w:cs="Segoe UI"/>
          <w:color w:val="000000" w:themeColor="text1"/>
          <w:sz w:val="32"/>
          <w:szCs w:val="32"/>
          <w:lang w:eastAsia="en-IN" w:bidi="hi-IN"/>
        </w:rPr>
      </w:pPr>
      <w:r w:rsidRPr="00406B43">
        <w:rPr>
          <w:rFonts w:ascii="Segoe UI" w:hAnsi="Segoe UI" w:cs="Segoe UI"/>
          <w:color w:val="000000"/>
          <w:sz w:val="32"/>
          <w:szCs w:val="32"/>
          <w:shd w:val="clear" w:color="auto" w:fill="FFFFFF"/>
        </w:rPr>
        <w:t>The new operator is used to dynamically allocates memory for an object</w:t>
      </w:r>
      <w:r w:rsidR="00F23349" w:rsidRPr="00406B43">
        <w:rPr>
          <w:rFonts w:ascii="Segoe UI" w:hAnsi="Segoe UI" w:cs="Segoe UI"/>
          <w:color w:val="000000"/>
          <w:sz w:val="32"/>
          <w:szCs w:val="32"/>
          <w:shd w:val="clear" w:color="auto" w:fill="FFFFFF"/>
        </w:rPr>
        <w:t xml:space="preserve"> </w:t>
      </w:r>
    </w:p>
    <w:p w:rsidR="00047242" w:rsidRPr="00406B43" w:rsidRDefault="00047242" w:rsidP="005131E8">
      <w:pPr>
        <w:pStyle w:val="Heading3"/>
        <w:shd w:val="clear" w:color="auto" w:fill="FFFFFF"/>
        <w:spacing w:before="360" w:after="240"/>
        <w:jc w:val="both"/>
        <w:rPr>
          <w:rFonts w:ascii="Segoe UI" w:hAnsi="Segoe UI" w:cs="Segoe UI"/>
          <w:color w:val="24292E"/>
          <w:sz w:val="32"/>
          <w:szCs w:val="32"/>
        </w:rPr>
      </w:pPr>
      <w:r w:rsidRPr="00406B43">
        <w:rPr>
          <w:rFonts w:ascii="Segoe UI" w:hAnsi="Segoe UI" w:cs="Segoe UI"/>
          <w:color w:val="24292E"/>
          <w:sz w:val="32"/>
          <w:szCs w:val="32"/>
        </w:rPr>
        <w:t>Real-world examples</w:t>
      </w:r>
    </w:p>
    <w:p w:rsidR="00933CE7" w:rsidRPr="00406B43" w:rsidRDefault="00933CE7" w:rsidP="000C79F0">
      <w:pPr>
        <w:pStyle w:val="Heading2"/>
        <w:keepNext w:val="0"/>
        <w:keepLines w:val="0"/>
        <w:numPr>
          <w:ilvl w:val="0"/>
          <w:numId w:val="18"/>
        </w:numPr>
        <w:shd w:val="clear" w:color="auto" w:fill="FFFFFF"/>
        <w:spacing w:before="100" w:beforeAutospacing="1" w:after="100" w:afterAutospacing="1" w:line="240" w:lineRule="auto"/>
        <w:jc w:val="both"/>
        <w:rPr>
          <w:rFonts w:ascii="Segoe UI" w:hAnsi="Segoe UI" w:cs="Segoe UI"/>
          <w:b/>
          <w:bCs/>
          <w:color w:val="24292E"/>
          <w:sz w:val="32"/>
          <w:szCs w:val="32"/>
        </w:rPr>
      </w:pPr>
      <w:r w:rsidRPr="00406B43">
        <w:rPr>
          <w:rFonts w:ascii="Segoe UI" w:hAnsi="Segoe UI" w:cs="Segoe UI"/>
          <w:b/>
          <w:bCs/>
          <w:color w:val="24292E"/>
          <w:sz w:val="32"/>
          <w:szCs w:val="32"/>
        </w:rPr>
        <w:t>Dogs have state (name, color, breed, hungry) and behavior (barking, fetching, wagging tail). Chair, Bike, Marker, Pen, Table, Car, Book, Apple, Bag etc. It can be physical or logical (tangible and intangible).</w:t>
      </w:r>
    </w:p>
    <w:p w:rsidR="00933CE7" w:rsidRPr="00406B43" w:rsidRDefault="00933CE7" w:rsidP="000C79F0">
      <w:pPr>
        <w:pStyle w:val="ListParagraph"/>
        <w:numPr>
          <w:ilvl w:val="0"/>
          <w:numId w:val="18"/>
        </w:numPr>
        <w:jc w:val="both"/>
        <w:rPr>
          <w:rFonts w:ascii="Segoe UI" w:hAnsi="Segoe UI" w:cs="Segoe UI"/>
          <w:sz w:val="32"/>
          <w:szCs w:val="32"/>
        </w:rPr>
      </w:pPr>
      <w:r w:rsidRPr="00406B43">
        <w:rPr>
          <w:rFonts w:ascii="Segoe UI" w:hAnsi="Segoe UI" w:cs="Segoe UI"/>
          <w:color w:val="000000" w:themeColor="text1"/>
          <w:sz w:val="32"/>
          <w:szCs w:val="32"/>
          <w:shd w:val="clear" w:color="auto" w:fill="FFFFFF"/>
        </w:rPr>
        <w:t>chair, pen, table, keyboard, bike, etc</w:t>
      </w:r>
    </w:p>
    <w:p w:rsidR="00E15FB0" w:rsidRPr="00406B43" w:rsidRDefault="00E15FB0" w:rsidP="000C79F0">
      <w:pPr>
        <w:pStyle w:val="ListParagraph"/>
        <w:numPr>
          <w:ilvl w:val="0"/>
          <w:numId w:val="18"/>
        </w:numPr>
        <w:rPr>
          <w:rFonts w:ascii="Segoe UI" w:hAnsi="Segoe UI" w:cs="Segoe UI"/>
          <w:sz w:val="32"/>
          <w:szCs w:val="32"/>
        </w:rPr>
      </w:pPr>
      <w:r w:rsidRPr="00406B43">
        <w:rPr>
          <w:rFonts w:ascii="Segoe UI" w:hAnsi="Segoe UI" w:cs="Segoe UI"/>
          <w:noProof/>
          <w:sz w:val="32"/>
          <w:szCs w:val="32"/>
          <w:lang w:eastAsia="en-IN" w:bidi="hi-IN"/>
        </w:rPr>
        <w:lastRenderedPageBreak/>
        <w:drawing>
          <wp:inline distT="0" distB="0" distL="0" distR="0">
            <wp:extent cx="5313680" cy="3252159"/>
            <wp:effectExtent l="0" t="0" r="1270" b="5715"/>
            <wp:docPr id="4" name="Picture 4" descr="https://3.bp.blogspot.com/-KBL3m5iZghA/W_D9lrv_VnI/AAAAAAAAExI/qc91jvwIq9gHck81Xe0C4fJ2t6Pbpgj-gCLcBGAs/s1600/objects-ex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KBL3m5iZghA/W_D9lrv_VnI/AAAAAAAAExI/qc91jvwIq9gHck81Xe0C4fJ2t6Pbpgj-gCLcBGAs/s1600/objects-examp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4646" cy="3277231"/>
                    </a:xfrm>
                    <a:prstGeom prst="rect">
                      <a:avLst/>
                    </a:prstGeom>
                    <a:noFill/>
                    <a:ln>
                      <a:noFill/>
                    </a:ln>
                  </pic:spPr>
                </pic:pic>
              </a:graphicData>
            </a:graphic>
          </wp:inline>
        </w:drawing>
      </w:r>
    </w:p>
    <w:p w:rsidR="00933CE7" w:rsidRPr="00406B43" w:rsidRDefault="00933CE7" w:rsidP="00933CE7">
      <w:pPr>
        <w:rPr>
          <w:rFonts w:ascii="Segoe UI" w:hAnsi="Segoe UI" w:cs="Segoe UI"/>
          <w:sz w:val="32"/>
          <w:szCs w:val="32"/>
        </w:rPr>
      </w:pPr>
    </w:p>
    <w:p w:rsidR="00785707" w:rsidRPr="00406B43" w:rsidRDefault="00785707" w:rsidP="00325553">
      <w:pPr>
        <w:pStyle w:val="Heading2"/>
        <w:shd w:val="clear" w:color="auto" w:fill="FFFFFF"/>
        <w:spacing w:before="0"/>
        <w:jc w:val="both"/>
        <w:rPr>
          <w:rFonts w:ascii="Segoe UI" w:hAnsi="Segoe UI" w:cs="Segoe UI"/>
          <w:color w:val="000000" w:themeColor="text1"/>
          <w:sz w:val="32"/>
          <w:szCs w:val="32"/>
        </w:rPr>
      </w:pPr>
      <w:r w:rsidRPr="00406B43">
        <w:rPr>
          <w:rFonts w:ascii="Segoe UI" w:hAnsi="Segoe UI" w:cs="Segoe UI"/>
          <w:b/>
          <w:bCs/>
          <w:color w:val="000000" w:themeColor="text1"/>
          <w:sz w:val="32"/>
          <w:szCs w:val="32"/>
        </w:rPr>
        <w:t>Java Object</w:t>
      </w:r>
    </w:p>
    <w:p w:rsidR="00785707" w:rsidRPr="00406B43" w:rsidRDefault="00785707" w:rsidP="000C79F0">
      <w:pPr>
        <w:numPr>
          <w:ilvl w:val="0"/>
          <w:numId w:val="29"/>
        </w:numPr>
        <w:shd w:val="clear" w:color="auto" w:fill="FFFFFF"/>
        <w:spacing w:before="60" w:after="100" w:afterAutospacing="1" w:line="276" w:lineRule="auto"/>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b/>
          <w:bCs/>
          <w:color w:val="000000" w:themeColor="text1"/>
          <w:sz w:val="32"/>
          <w:szCs w:val="32"/>
          <w:lang w:eastAsia="en-IN" w:bidi="hi-IN"/>
        </w:rPr>
        <w:t>State:</w:t>
      </w:r>
      <w:r w:rsidRPr="00406B43">
        <w:rPr>
          <w:rFonts w:ascii="Segoe UI" w:eastAsia="Times New Roman" w:hAnsi="Segoe UI" w:cs="Segoe UI"/>
          <w:color w:val="000000" w:themeColor="text1"/>
          <w:sz w:val="32"/>
          <w:szCs w:val="32"/>
          <w:lang w:eastAsia="en-IN" w:bidi="hi-IN"/>
        </w:rPr>
        <w:t> represents the data (value) of an object.</w:t>
      </w:r>
    </w:p>
    <w:p w:rsidR="00785707" w:rsidRPr="00406B43" w:rsidRDefault="0083686B" w:rsidP="000C79F0">
      <w:pPr>
        <w:numPr>
          <w:ilvl w:val="0"/>
          <w:numId w:val="29"/>
        </w:numPr>
        <w:shd w:val="clear" w:color="auto" w:fill="FFFFFF"/>
        <w:spacing w:before="60" w:after="100" w:afterAutospacing="1" w:line="276" w:lineRule="auto"/>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b/>
          <w:bCs/>
          <w:color w:val="000000" w:themeColor="text1"/>
          <w:sz w:val="32"/>
          <w:szCs w:val="32"/>
          <w:lang w:eastAsia="en-IN" w:bidi="hi-IN"/>
        </w:rPr>
        <w:t>Behaviour</w:t>
      </w:r>
      <w:r w:rsidR="00785707" w:rsidRPr="00406B43">
        <w:rPr>
          <w:rFonts w:ascii="Segoe UI" w:eastAsia="Times New Roman" w:hAnsi="Segoe UI" w:cs="Segoe UI"/>
          <w:b/>
          <w:bCs/>
          <w:color w:val="000000" w:themeColor="text1"/>
          <w:sz w:val="32"/>
          <w:szCs w:val="32"/>
          <w:lang w:eastAsia="en-IN" w:bidi="hi-IN"/>
        </w:rPr>
        <w:t>:</w:t>
      </w:r>
      <w:r w:rsidR="00785707" w:rsidRPr="00406B43">
        <w:rPr>
          <w:rFonts w:ascii="Segoe UI" w:eastAsia="Times New Roman" w:hAnsi="Segoe UI" w:cs="Segoe UI"/>
          <w:color w:val="000000" w:themeColor="text1"/>
          <w:sz w:val="32"/>
          <w:szCs w:val="32"/>
          <w:lang w:eastAsia="en-IN" w:bidi="hi-IN"/>
        </w:rPr>
        <w:t xml:space="preserve"> represents the </w:t>
      </w:r>
      <w:r w:rsidRPr="00406B43">
        <w:rPr>
          <w:rFonts w:ascii="Segoe UI" w:eastAsia="Times New Roman" w:hAnsi="Segoe UI" w:cs="Segoe UI"/>
          <w:color w:val="000000" w:themeColor="text1"/>
          <w:sz w:val="32"/>
          <w:szCs w:val="32"/>
          <w:lang w:eastAsia="en-IN" w:bidi="hi-IN"/>
        </w:rPr>
        <w:t>behaviour</w:t>
      </w:r>
      <w:r w:rsidR="00785707" w:rsidRPr="00406B43">
        <w:rPr>
          <w:rFonts w:ascii="Segoe UI" w:eastAsia="Times New Roman" w:hAnsi="Segoe UI" w:cs="Segoe UI"/>
          <w:color w:val="000000" w:themeColor="text1"/>
          <w:sz w:val="32"/>
          <w:szCs w:val="32"/>
          <w:lang w:eastAsia="en-IN" w:bidi="hi-IN"/>
        </w:rPr>
        <w:t xml:space="preserve"> (functionality) of an object such as deposit, withdraw, etc.</w:t>
      </w:r>
    </w:p>
    <w:p w:rsidR="00785707" w:rsidRPr="00406B43" w:rsidRDefault="00785707" w:rsidP="000C79F0">
      <w:pPr>
        <w:numPr>
          <w:ilvl w:val="0"/>
          <w:numId w:val="29"/>
        </w:numPr>
        <w:shd w:val="clear" w:color="auto" w:fill="FFFFFF"/>
        <w:spacing w:before="60" w:after="100" w:afterAutospacing="1" w:line="276" w:lineRule="auto"/>
        <w:jc w:val="both"/>
        <w:rPr>
          <w:rFonts w:ascii="Segoe UI" w:eastAsia="Times New Roman" w:hAnsi="Segoe UI" w:cs="Segoe UI"/>
          <w:color w:val="000000" w:themeColor="text1"/>
          <w:sz w:val="32"/>
          <w:szCs w:val="32"/>
          <w:lang w:eastAsia="en-IN" w:bidi="hi-IN"/>
        </w:rPr>
      </w:pPr>
      <w:r w:rsidRPr="00406B43">
        <w:rPr>
          <w:rFonts w:ascii="Segoe UI" w:eastAsia="Times New Roman" w:hAnsi="Segoe UI" w:cs="Segoe UI"/>
          <w:b/>
          <w:bCs/>
          <w:color w:val="000000" w:themeColor="text1"/>
          <w:sz w:val="32"/>
          <w:szCs w:val="32"/>
          <w:lang w:eastAsia="en-IN" w:bidi="hi-IN"/>
        </w:rPr>
        <w:t>Identity:</w:t>
      </w:r>
      <w:r w:rsidRPr="00406B43">
        <w:rPr>
          <w:rFonts w:ascii="Segoe UI" w:eastAsia="Times New Roman" w:hAnsi="Segoe UI" w:cs="Segoe UI"/>
          <w:color w:val="000000" w:themeColor="text1"/>
          <w:sz w:val="32"/>
          <w:szCs w:val="32"/>
          <w:lang w:eastAsia="en-IN" w:bidi="hi-IN"/>
        </w:rPr>
        <w:t xml:space="preserve"> An object identity is typically implemented via a unique ID. The value of the ID is not visible to the external user. However, it is used internally by the JVM to identify each object </w:t>
      </w:r>
      <w:r w:rsidR="0083686B" w:rsidRPr="00406B43">
        <w:rPr>
          <w:rFonts w:ascii="Segoe UI" w:eastAsia="Times New Roman" w:hAnsi="Segoe UI" w:cs="Segoe UI"/>
          <w:color w:val="000000" w:themeColor="text1"/>
          <w:sz w:val="32"/>
          <w:szCs w:val="32"/>
          <w:lang w:eastAsia="en-IN" w:bidi="hi-IN"/>
        </w:rPr>
        <w:t>uniquely</w:t>
      </w:r>
    </w:p>
    <w:p w:rsidR="009A4A62" w:rsidRPr="00406B43" w:rsidRDefault="009A4A62" w:rsidP="009A4A62">
      <w:pPr>
        <w:shd w:val="clear" w:color="auto" w:fill="FFFFFF"/>
        <w:spacing w:before="60" w:after="100" w:afterAutospacing="1" w:line="276" w:lineRule="auto"/>
        <w:jc w:val="both"/>
        <w:rPr>
          <w:rFonts w:ascii="Segoe UI" w:eastAsia="Times New Roman" w:hAnsi="Segoe UI" w:cs="Segoe UI"/>
          <w:color w:val="000000" w:themeColor="text1"/>
          <w:sz w:val="32"/>
          <w:szCs w:val="32"/>
          <w:lang w:eastAsia="en-IN" w:bidi="hi-IN"/>
        </w:rPr>
      </w:pPr>
    </w:p>
    <w:p w:rsidR="009A4A62" w:rsidRDefault="009A4A62" w:rsidP="009A4A62">
      <w:pPr>
        <w:pStyle w:val="NormalWeb"/>
        <w:shd w:val="clear" w:color="auto" w:fill="FFFFFF"/>
        <w:spacing w:before="0" w:beforeAutospacing="0"/>
        <w:rPr>
          <w:rFonts w:ascii="Segoe UI" w:hAnsi="Segoe UI" w:cs="Segoe UI"/>
          <w:color w:val="424242"/>
          <w:sz w:val="32"/>
          <w:szCs w:val="32"/>
        </w:rPr>
      </w:pPr>
      <w:r w:rsidRPr="00406B43">
        <w:rPr>
          <w:rFonts w:ascii="Segoe UI" w:hAnsi="Segoe UI" w:cs="Segoe UI"/>
          <w:noProof/>
          <w:color w:val="424242"/>
          <w:sz w:val="32"/>
          <w:szCs w:val="32"/>
        </w:rPr>
        <w:drawing>
          <wp:inline distT="0" distB="0" distL="0" distR="0" wp14:anchorId="12F1EC28" wp14:editId="65FD7725">
            <wp:extent cx="57245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6A274A" w:rsidRPr="00406B43" w:rsidRDefault="006A274A" w:rsidP="009A4A62">
      <w:pPr>
        <w:pStyle w:val="NormalWeb"/>
        <w:shd w:val="clear" w:color="auto" w:fill="FFFFFF"/>
        <w:spacing w:before="0" w:beforeAutospacing="0"/>
        <w:rPr>
          <w:rFonts w:ascii="Segoe UI" w:hAnsi="Segoe UI" w:cs="Segoe UI"/>
          <w:color w:val="424242"/>
          <w:sz w:val="32"/>
          <w:szCs w:val="32"/>
        </w:rPr>
      </w:pPr>
    </w:p>
    <w:p w:rsidR="009A4A62" w:rsidRPr="00406B43" w:rsidRDefault="009A4A62" w:rsidP="006A7643">
      <w:pPr>
        <w:pStyle w:val="NormalWeb"/>
        <w:shd w:val="clear" w:color="auto" w:fill="FFFFFF"/>
        <w:spacing w:before="0" w:beforeAutospacing="0"/>
        <w:jc w:val="both"/>
        <w:rPr>
          <w:rFonts w:ascii="Segoe UI" w:hAnsi="Segoe UI" w:cs="Segoe UI"/>
          <w:color w:val="424242"/>
          <w:sz w:val="32"/>
          <w:szCs w:val="32"/>
        </w:rPr>
      </w:pPr>
      <w:r w:rsidRPr="00406B43">
        <w:rPr>
          <w:rFonts w:ascii="Segoe UI" w:hAnsi="Segoe UI" w:cs="Segoe UI"/>
          <w:color w:val="424242"/>
          <w:sz w:val="32"/>
          <w:szCs w:val="32"/>
        </w:rPr>
        <w:lastRenderedPageBreak/>
        <w:t>They are characterized by</w:t>
      </w:r>
      <w:r w:rsidR="00692246">
        <w:rPr>
          <w:rFonts w:ascii="Segoe UI" w:hAnsi="Segoe UI" w:cs="Segoe UI"/>
          <w:color w:val="424242"/>
          <w:sz w:val="32"/>
          <w:szCs w:val="32"/>
        </w:rPr>
        <w:t>s</w:t>
      </w:r>
      <w:r w:rsidRPr="00406B43">
        <w:rPr>
          <w:rFonts w:ascii="Segoe UI" w:hAnsi="Segoe UI" w:cs="Segoe UI"/>
          <w:color w:val="424242"/>
          <w:sz w:val="32"/>
          <w:szCs w:val="32"/>
        </w:rPr>
        <w:t xml:space="preserve"> three features:</w:t>
      </w:r>
    </w:p>
    <w:p w:rsidR="009A4A62" w:rsidRPr="00406B43" w:rsidRDefault="009A4A62" w:rsidP="000C79F0">
      <w:pPr>
        <w:numPr>
          <w:ilvl w:val="0"/>
          <w:numId w:val="1"/>
        </w:numPr>
        <w:shd w:val="clear" w:color="auto" w:fill="FFFFFF"/>
        <w:spacing w:before="100" w:beforeAutospacing="1" w:after="100" w:afterAutospacing="1" w:line="240" w:lineRule="auto"/>
        <w:jc w:val="both"/>
        <w:rPr>
          <w:rFonts w:ascii="Segoe UI" w:hAnsi="Segoe UI" w:cs="Segoe UI"/>
          <w:color w:val="424242"/>
          <w:sz w:val="32"/>
          <w:szCs w:val="32"/>
        </w:rPr>
      </w:pPr>
      <w:r w:rsidRPr="00406B43">
        <w:rPr>
          <w:rFonts w:ascii="Segoe UI" w:hAnsi="Segoe UI" w:cs="Segoe UI"/>
          <w:color w:val="424242"/>
          <w:sz w:val="32"/>
          <w:szCs w:val="32"/>
        </w:rPr>
        <w:t>Identity</w:t>
      </w:r>
    </w:p>
    <w:p w:rsidR="009A4A62" w:rsidRPr="00406B43" w:rsidRDefault="009A4A62" w:rsidP="000C79F0">
      <w:pPr>
        <w:numPr>
          <w:ilvl w:val="0"/>
          <w:numId w:val="1"/>
        </w:numPr>
        <w:shd w:val="clear" w:color="auto" w:fill="FFFFFF"/>
        <w:spacing w:before="100" w:beforeAutospacing="1" w:after="100" w:afterAutospacing="1" w:line="240" w:lineRule="auto"/>
        <w:jc w:val="both"/>
        <w:rPr>
          <w:rFonts w:ascii="Segoe UI" w:hAnsi="Segoe UI" w:cs="Segoe UI"/>
          <w:color w:val="424242"/>
          <w:sz w:val="32"/>
          <w:szCs w:val="32"/>
        </w:rPr>
      </w:pPr>
      <w:r w:rsidRPr="00406B43">
        <w:rPr>
          <w:rFonts w:ascii="Segoe UI" w:hAnsi="Segoe UI" w:cs="Segoe UI"/>
          <w:color w:val="424242"/>
          <w:sz w:val="32"/>
          <w:szCs w:val="32"/>
        </w:rPr>
        <w:t>State</w:t>
      </w:r>
    </w:p>
    <w:p w:rsidR="009A4A62" w:rsidRPr="00406B43" w:rsidRDefault="009A4A62" w:rsidP="000C79F0">
      <w:pPr>
        <w:numPr>
          <w:ilvl w:val="0"/>
          <w:numId w:val="1"/>
        </w:numPr>
        <w:shd w:val="clear" w:color="auto" w:fill="FFFFFF"/>
        <w:spacing w:before="100" w:beforeAutospacing="1" w:after="100" w:afterAutospacing="1" w:line="240" w:lineRule="auto"/>
        <w:jc w:val="both"/>
        <w:rPr>
          <w:rFonts w:ascii="Segoe UI" w:hAnsi="Segoe UI" w:cs="Segoe UI"/>
          <w:color w:val="424242"/>
          <w:sz w:val="32"/>
          <w:szCs w:val="32"/>
        </w:rPr>
      </w:pPr>
      <w:r w:rsidRPr="00406B43">
        <w:rPr>
          <w:rFonts w:ascii="Segoe UI" w:hAnsi="Segoe UI" w:cs="Segoe UI"/>
          <w:color w:val="424242"/>
          <w:sz w:val="32"/>
          <w:szCs w:val="32"/>
        </w:rPr>
        <w:t>Behavior</w:t>
      </w:r>
    </w:p>
    <w:p w:rsidR="009A4A62" w:rsidRPr="00406B43" w:rsidRDefault="009A4A62" w:rsidP="006A7643">
      <w:pPr>
        <w:pStyle w:val="NormalWeb"/>
        <w:shd w:val="clear" w:color="auto" w:fill="FFFFFF"/>
        <w:spacing w:before="0" w:beforeAutospacing="0"/>
        <w:jc w:val="both"/>
        <w:rPr>
          <w:rFonts w:ascii="Segoe UI" w:hAnsi="Segoe UI" w:cs="Segoe UI"/>
          <w:color w:val="424242"/>
          <w:sz w:val="32"/>
          <w:szCs w:val="32"/>
        </w:rPr>
      </w:pPr>
      <w:r w:rsidRPr="00406B43">
        <w:rPr>
          <w:rFonts w:ascii="Segoe UI" w:hAnsi="Segoe UI" w:cs="Segoe UI"/>
          <w:color w:val="424242"/>
          <w:sz w:val="32"/>
          <w:szCs w:val="32"/>
        </w:rPr>
        <w:t>There are three steps to creating a Java object:</w:t>
      </w:r>
    </w:p>
    <w:p w:rsidR="009A4A62" w:rsidRPr="00406B43" w:rsidRDefault="009A4A62" w:rsidP="000C79F0">
      <w:pPr>
        <w:numPr>
          <w:ilvl w:val="0"/>
          <w:numId w:val="2"/>
        </w:numPr>
        <w:shd w:val="clear" w:color="auto" w:fill="FFFFFF"/>
        <w:spacing w:before="100" w:beforeAutospacing="1" w:after="100" w:afterAutospacing="1" w:line="240" w:lineRule="auto"/>
        <w:jc w:val="both"/>
        <w:rPr>
          <w:rFonts w:ascii="Segoe UI" w:hAnsi="Segoe UI" w:cs="Segoe UI"/>
          <w:color w:val="424242"/>
          <w:sz w:val="32"/>
          <w:szCs w:val="32"/>
        </w:rPr>
      </w:pPr>
      <w:r w:rsidRPr="00406B43">
        <w:rPr>
          <w:rFonts w:ascii="Segoe UI" w:hAnsi="Segoe UI" w:cs="Segoe UI"/>
          <w:color w:val="424242"/>
          <w:sz w:val="32"/>
          <w:szCs w:val="32"/>
        </w:rPr>
        <w:t>Declaration of the object.</w:t>
      </w:r>
    </w:p>
    <w:p w:rsidR="009A4A62" w:rsidRPr="00406B43" w:rsidRDefault="009A4A62" w:rsidP="000C79F0">
      <w:pPr>
        <w:numPr>
          <w:ilvl w:val="0"/>
          <w:numId w:val="2"/>
        </w:numPr>
        <w:shd w:val="clear" w:color="auto" w:fill="FFFFFF"/>
        <w:spacing w:before="100" w:beforeAutospacing="1" w:after="100" w:afterAutospacing="1" w:line="240" w:lineRule="auto"/>
        <w:jc w:val="both"/>
        <w:rPr>
          <w:rFonts w:ascii="Segoe UI" w:hAnsi="Segoe UI" w:cs="Segoe UI"/>
          <w:color w:val="424242"/>
          <w:sz w:val="32"/>
          <w:szCs w:val="32"/>
        </w:rPr>
      </w:pPr>
      <w:r w:rsidRPr="00406B43">
        <w:rPr>
          <w:rFonts w:ascii="Segoe UI" w:hAnsi="Segoe UI" w:cs="Segoe UI"/>
          <w:color w:val="424242"/>
          <w:sz w:val="32"/>
          <w:szCs w:val="32"/>
        </w:rPr>
        <w:t>Instantiation of the object.</w:t>
      </w:r>
    </w:p>
    <w:p w:rsidR="009A4A62" w:rsidRPr="00406B43" w:rsidRDefault="009A4A62" w:rsidP="000C79F0">
      <w:pPr>
        <w:numPr>
          <w:ilvl w:val="0"/>
          <w:numId w:val="2"/>
        </w:numPr>
        <w:shd w:val="clear" w:color="auto" w:fill="FFFFFF"/>
        <w:spacing w:before="100" w:beforeAutospacing="1" w:after="100" w:afterAutospacing="1" w:line="240" w:lineRule="auto"/>
        <w:jc w:val="both"/>
        <w:rPr>
          <w:rFonts w:ascii="Segoe UI" w:hAnsi="Segoe UI" w:cs="Segoe UI"/>
          <w:color w:val="424242"/>
          <w:sz w:val="32"/>
          <w:szCs w:val="32"/>
        </w:rPr>
      </w:pPr>
      <w:r w:rsidRPr="00406B43">
        <w:rPr>
          <w:rFonts w:ascii="Segoe UI" w:hAnsi="Segoe UI" w:cs="Segoe UI"/>
          <w:color w:val="424242"/>
          <w:sz w:val="32"/>
          <w:szCs w:val="32"/>
        </w:rPr>
        <w:t>Initialization of the object.</w:t>
      </w:r>
    </w:p>
    <w:p w:rsidR="009A4A62" w:rsidRPr="00406B43" w:rsidRDefault="009A4A62" w:rsidP="009A4A62">
      <w:pPr>
        <w:shd w:val="clear" w:color="auto" w:fill="FFFFFF"/>
        <w:spacing w:before="60" w:after="100" w:afterAutospacing="1" w:line="276" w:lineRule="auto"/>
        <w:jc w:val="both"/>
        <w:rPr>
          <w:rFonts w:ascii="Segoe UI" w:eastAsia="Times New Roman" w:hAnsi="Segoe UI" w:cs="Segoe UI"/>
          <w:color w:val="000000" w:themeColor="text1"/>
          <w:sz w:val="32"/>
          <w:szCs w:val="32"/>
          <w:lang w:eastAsia="en-IN" w:bidi="hi-IN"/>
        </w:rPr>
      </w:pPr>
    </w:p>
    <w:p w:rsidR="00F01029" w:rsidRPr="00406B43" w:rsidRDefault="00F01029" w:rsidP="00692246">
      <w:pPr>
        <w:jc w:val="center"/>
        <w:rPr>
          <w:rFonts w:ascii="Segoe UI" w:hAnsi="Segoe UI" w:cs="Segoe UI"/>
          <w:color w:val="000000"/>
          <w:sz w:val="32"/>
          <w:szCs w:val="32"/>
          <w:shd w:val="clear" w:color="auto" w:fill="FFFFFF"/>
        </w:rPr>
      </w:pPr>
      <w:r w:rsidRPr="00406B43">
        <w:rPr>
          <w:rFonts w:ascii="Segoe UI" w:hAnsi="Segoe UI" w:cs="Segoe UI"/>
          <w:color w:val="000000"/>
          <w:sz w:val="32"/>
          <w:szCs w:val="32"/>
          <w:shd w:val="clear" w:color="auto" w:fill="FFFFFF"/>
        </w:rPr>
        <w:t xml:space="preserve">Class c =new </w:t>
      </w:r>
      <w:r w:rsidR="00990E41" w:rsidRPr="00406B43">
        <w:rPr>
          <w:rFonts w:ascii="Segoe UI" w:hAnsi="Segoe UI" w:cs="Segoe UI"/>
          <w:color w:val="000000"/>
          <w:sz w:val="32"/>
          <w:szCs w:val="32"/>
          <w:shd w:val="clear" w:color="auto" w:fill="FFFFFF"/>
        </w:rPr>
        <w:t>Class (</w:t>
      </w:r>
      <w:r w:rsidRPr="00406B43">
        <w:rPr>
          <w:rFonts w:ascii="Segoe UI" w:hAnsi="Segoe UI" w:cs="Segoe UI"/>
          <w:color w:val="000000"/>
          <w:sz w:val="32"/>
          <w:szCs w:val="32"/>
          <w:shd w:val="clear" w:color="auto" w:fill="FFFFFF"/>
        </w:rPr>
        <w:t>);</w:t>
      </w:r>
    </w:p>
    <w:p w:rsidR="00825085" w:rsidRPr="00406B43" w:rsidRDefault="00825085" w:rsidP="00692246">
      <w:pPr>
        <w:jc w:val="center"/>
        <w:rPr>
          <w:rFonts w:ascii="Segoe UI" w:hAnsi="Segoe UI" w:cs="Segoe UI"/>
          <w:color w:val="000000"/>
          <w:sz w:val="32"/>
          <w:szCs w:val="32"/>
          <w:shd w:val="clear" w:color="auto" w:fill="FFFFFF"/>
        </w:rPr>
      </w:pPr>
      <w:r w:rsidRPr="00406B43">
        <w:rPr>
          <w:rFonts w:ascii="Segoe UI" w:hAnsi="Segoe UI" w:cs="Segoe UI"/>
          <w:color w:val="CC0000"/>
          <w:sz w:val="32"/>
          <w:szCs w:val="32"/>
          <w:shd w:val="clear" w:color="auto" w:fill="CCCCCC"/>
        </w:rPr>
        <w:t>Box obj = new Box();</w:t>
      </w:r>
      <w:r w:rsidRPr="00406B43">
        <w:rPr>
          <w:rFonts w:ascii="Segoe UI" w:hAnsi="Segoe UI" w:cs="Segoe UI"/>
          <w:color w:val="5E5E5E"/>
          <w:sz w:val="32"/>
          <w:szCs w:val="32"/>
          <w:shd w:val="clear" w:color="auto" w:fill="FFFFFF"/>
        </w:rPr>
        <w:br/>
      </w:r>
      <w:r w:rsidRPr="00406B43">
        <w:rPr>
          <w:rFonts w:ascii="Segoe UI" w:hAnsi="Segoe UI" w:cs="Segoe UI"/>
          <w:color w:val="5E5E5E"/>
          <w:sz w:val="32"/>
          <w:szCs w:val="32"/>
          <w:shd w:val="clear" w:color="auto" w:fill="FFFFFF"/>
        </w:rPr>
        <w:br/>
      </w:r>
      <w:r w:rsidRPr="00406B43">
        <w:rPr>
          <w:rFonts w:ascii="Segoe UI" w:hAnsi="Segoe UI" w:cs="Segoe UI"/>
          <w:color w:val="000000"/>
          <w:sz w:val="32"/>
          <w:szCs w:val="32"/>
          <w:shd w:val="clear" w:color="auto" w:fill="FFFFFF"/>
        </w:rPr>
        <w:t>Here we can create an object of </w:t>
      </w:r>
      <w:r w:rsidRPr="00406B43">
        <w:rPr>
          <w:rFonts w:ascii="Segoe UI" w:hAnsi="Segoe UI" w:cs="Segoe UI"/>
          <w:b/>
          <w:bCs/>
          <w:color w:val="CC0000"/>
          <w:sz w:val="32"/>
          <w:szCs w:val="32"/>
          <w:shd w:val="clear" w:color="auto" w:fill="CCCCCC"/>
        </w:rPr>
        <w:t>Box</w:t>
      </w:r>
      <w:r w:rsidRPr="00406B43">
        <w:rPr>
          <w:rFonts w:ascii="Segoe UI" w:hAnsi="Segoe UI" w:cs="Segoe UI"/>
          <w:b/>
          <w:bCs/>
          <w:color w:val="000000"/>
          <w:sz w:val="32"/>
          <w:szCs w:val="32"/>
          <w:shd w:val="clear" w:color="auto" w:fill="FFFFFF"/>
        </w:rPr>
        <w:t xml:space="preserve"> class </w:t>
      </w:r>
      <w:r w:rsidRPr="00406B43">
        <w:rPr>
          <w:rFonts w:ascii="Segoe UI" w:hAnsi="Segoe UI" w:cs="Segoe UI"/>
          <w:color w:val="000000"/>
          <w:sz w:val="32"/>
          <w:szCs w:val="32"/>
          <w:shd w:val="clear" w:color="auto" w:fill="FFFFFF"/>
        </w:rPr>
        <w:t>and </w:t>
      </w:r>
      <w:r w:rsidRPr="00406B43">
        <w:rPr>
          <w:rFonts w:ascii="Segoe UI" w:hAnsi="Segoe UI" w:cs="Segoe UI"/>
          <w:color w:val="CC0000"/>
          <w:sz w:val="32"/>
          <w:szCs w:val="32"/>
          <w:shd w:val="clear" w:color="auto" w:fill="CCCCCC"/>
        </w:rPr>
        <w:t>obj</w:t>
      </w:r>
      <w:r w:rsidRPr="00406B43">
        <w:rPr>
          <w:rFonts w:ascii="Segoe UI" w:hAnsi="Segoe UI" w:cs="Segoe UI"/>
          <w:color w:val="000000"/>
          <w:sz w:val="32"/>
          <w:szCs w:val="32"/>
          <w:shd w:val="clear" w:color="auto" w:fill="FFFFFF"/>
        </w:rPr>
        <w:t> i</w:t>
      </w:r>
      <w:r w:rsidR="00605751" w:rsidRPr="00406B43">
        <w:rPr>
          <w:rFonts w:ascii="Segoe UI" w:hAnsi="Segoe UI" w:cs="Segoe UI"/>
          <w:color w:val="000000"/>
          <w:sz w:val="32"/>
          <w:szCs w:val="32"/>
          <w:shd w:val="clear" w:color="auto" w:fill="FFFFFF"/>
        </w:rPr>
        <w:t>s a reference to an object</w:t>
      </w:r>
    </w:p>
    <w:p w:rsidR="00825085" w:rsidRPr="00406B43" w:rsidRDefault="00825085" w:rsidP="00825085">
      <w:pPr>
        <w:jc w:val="center"/>
        <w:rPr>
          <w:rFonts w:ascii="Segoe UI" w:hAnsi="Segoe UI" w:cs="Segoe UI"/>
          <w:color w:val="000000"/>
          <w:sz w:val="32"/>
          <w:szCs w:val="32"/>
          <w:shd w:val="clear" w:color="auto" w:fill="FFFFFF"/>
        </w:rPr>
      </w:pPr>
      <w:r w:rsidRPr="00406B43">
        <w:rPr>
          <w:rFonts w:ascii="Segoe UI" w:hAnsi="Segoe UI" w:cs="Segoe UI"/>
          <w:noProof/>
          <w:color w:val="F2132D"/>
          <w:sz w:val="32"/>
          <w:szCs w:val="32"/>
          <w:shd w:val="clear" w:color="auto" w:fill="FFFFFF"/>
          <w:lang w:eastAsia="en-IN" w:bidi="hi-IN"/>
        </w:rPr>
        <w:drawing>
          <wp:inline distT="0" distB="0" distL="0" distR="0">
            <wp:extent cx="5934710" cy="3010619"/>
            <wp:effectExtent l="0" t="0" r="8890" b="0"/>
            <wp:docPr id="18" name="Picture 18" descr="Class and Object in Jav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ass and Object in Java">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1362" cy="3044431"/>
                    </a:xfrm>
                    <a:prstGeom prst="rect">
                      <a:avLst/>
                    </a:prstGeom>
                    <a:noFill/>
                    <a:ln>
                      <a:noFill/>
                    </a:ln>
                  </pic:spPr>
                </pic:pic>
              </a:graphicData>
            </a:graphic>
          </wp:inline>
        </w:drawing>
      </w:r>
    </w:p>
    <w:p w:rsidR="00514D0A" w:rsidRPr="00406B43" w:rsidRDefault="00514D0A" w:rsidP="00825085">
      <w:pPr>
        <w:jc w:val="center"/>
        <w:rPr>
          <w:rFonts w:ascii="Segoe UI" w:hAnsi="Segoe UI" w:cs="Segoe UI"/>
          <w:color w:val="000000"/>
          <w:sz w:val="32"/>
          <w:szCs w:val="32"/>
          <w:shd w:val="clear" w:color="auto" w:fill="FFFFFF"/>
        </w:rPr>
      </w:pPr>
    </w:p>
    <w:p w:rsidR="00891101" w:rsidRPr="00406B43" w:rsidRDefault="00514D0A" w:rsidP="00864C49">
      <w:pPr>
        <w:rPr>
          <w:rFonts w:ascii="Segoe UI" w:eastAsia="Times New Roman" w:hAnsi="Segoe UI" w:cs="Segoe UI"/>
          <w:color w:val="444444"/>
          <w:sz w:val="32"/>
          <w:szCs w:val="32"/>
          <w:lang w:eastAsia="en-IN"/>
        </w:rPr>
      </w:pPr>
      <w:r w:rsidRPr="00406B43">
        <w:rPr>
          <w:rStyle w:val="Strong"/>
          <w:rFonts w:ascii="Segoe UI" w:hAnsi="Segoe UI" w:cs="Segoe UI"/>
          <w:color w:val="444444"/>
          <w:sz w:val="32"/>
          <w:szCs w:val="32"/>
          <w:bdr w:val="none" w:sz="0" w:space="0" w:color="auto" w:frame="1"/>
          <w:shd w:val="clear" w:color="auto" w:fill="FFFFFF"/>
        </w:rPr>
        <w:lastRenderedPageBreak/>
        <w:t>Object:</w:t>
      </w:r>
      <w:r w:rsidRPr="00406B43">
        <w:rPr>
          <w:rFonts w:ascii="Segoe UI" w:hAnsi="Segoe UI" w:cs="Segoe UI"/>
          <w:color w:val="444444"/>
          <w:sz w:val="32"/>
          <w:szCs w:val="32"/>
          <w:shd w:val="clear" w:color="auto" w:fill="FFFFFF"/>
        </w:rPr>
        <w:t> Student</w:t>
      </w:r>
      <w:r w:rsidRPr="00406B43">
        <w:rPr>
          <w:rFonts w:ascii="Segoe UI" w:hAnsi="Segoe UI" w:cs="Segoe UI"/>
          <w:color w:val="444444"/>
          <w:sz w:val="32"/>
          <w:szCs w:val="32"/>
        </w:rPr>
        <w:br/>
      </w:r>
      <w:r w:rsidRPr="00406B43">
        <w:rPr>
          <w:rStyle w:val="Strong"/>
          <w:rFonts w:ascii="Segoe UI" w:hAnsi="Segoe UI" w:cs="Segoe UI"/>
          <w:color w:val="444444"/>
          <w:sz w:val="32"/>
          <w:szCs w:val="32"/>
          <w:bdr w:val="none" w:sz="0" w:space="0" w:color="auto" w:frame="1"/>
          <w:shd w:val="clear" w:color="auto" w:fill="FFFFFF"/>
        </w:rPr>
        <w:t>State:</w:t>
      </w:r>
      <w:r w:rsidRPr="00406B43">
        <w:rPr>
          <w:rFonts w:ascii="Segoe UI" w:hAnsi="Segoe UI" w:cs="Segoe UI"/>
          <w:color w:val="444444"/>
          <w:sz w:val="32"/>
          <w:szCs w:val="32"/>
          <w:shd w:val="clear" w:color="auto" w:fill="FFFFFF"/>
        </w:rPr>
        <w:t> name, age, gender</w:t>
      </w:r>
      <w:r w:rsidRPr="00406B43">
        <w:rPr>
          <w:rFonts w:ascii="Segoe UI" w:hAnsi="Segoe UI" w:cs="Segoe UI"/>
          <w:color w:val="444444"/>
          <w:sz w:val="32"/>
          <w:szCs w:val="32"/>
        </w:rPr>
        <w:br/>
      </w:r>
      <w:r w:rsidRPr="00406B43">
        <w:rPr>
          <w:rStyle w:val="Strong"/>
          <w:rFonts w:ascii="Segoe UI" w:hAnsi="Segoe UI" w:cs="Segoe UI"/>
          <w:color w:val="444444"/>
          <w:sz w:val="32"/>
          <w:szCs w:val="32"/>
          <w:bdr w:val="none" w:sz="0" w:space="0" w:color="auto" w:frame="1"/>
          <w:shd w:val="clear" w:color="auto" w:fill="FFFFFF"/>
        </w:rPr>
        <w:t>Behavior:</w:t>
      </w:r>
      <w:r w:rsidRPr="00406B43">
        <w:rPr>
          <w:rFonts w:ascii="Segoe UI" w:hAnsi="Segoe UI" w:cs="Segoe UI"/>
          <w:color w:val="444444"/>
          <w:sz w:val="32"/>
          <w:szCs w:val="32"/>
          <w:shd w:val="clear" w:color="auto" w:fill="FFFFFF"/>
        </w:rPr>
        <w:t> study, play, run</w:t>
      </w:r>
    </w:p>
    <w:p w:rsidR="00D85EFF" w:rsidRPr="00406B43" w:rsidRDefault="00D85EFF" w:rsidP="00864C49">
      <w:pPr>
        <w:pStyle w:val="NormalWeb"/>
        <w:shd w:val="clear" w:color="auto" w:fill="FFFFFF"/>
        <w:spacing w:before="0" w:beforeAutospacing="0" w:after="0" w:afterAutospacing="0"/>
        <w:rPr>
          <w:rFonts w:ascii="Segoe UI" w:hAnsi="Segoe UI" w:cs="Segoe UI"/>
          <w:color w:val="3A3A3A"/>
          <w:sz w:val="32"/>
          <w:szCs w:val="32"/>
        </w:rPr>
      </w:pPr>
      <w:r w:rsidRPr="00406B43">
        <w:rPr>
          <w:rStyle w:val="Strong"/>
          <w:rFonts w:ascii="Segoe UI" w:hAnsi="Segoe UI" w:cs="Segoe UI"/>
          <w:color w:val="3A3A3A"/>
          <w:sz w:val="32"/>
          <w:szCs w:val="32"/>
          <w:u w:val="single"/>
          <w:bdr w:val="none" w:sz="0" w:space="0" w:color="auto" w:frame="1"/>
        </w:rPr>
        <w:t>Example</w:t>
      </w:r>
      <w:r w:rsidRPr="00406B43">
        <w:rPr>
          <w:rFonts w:ascii="Segoe UI" w:hAnsi="Segoe UI" w:cs="Segoe UI"/>
          <w:color w:val="3A3A3A"/>
          <w:sz w:val="32"/>
          <w:szCs w:val="32"/>
        </w:rPr>
        <w:t>:</w:t>
      </w:r>
    </w:p>
    <w:p w:rsidR="00D85EFF" w:rsidRPr="00406B43" w:rsidRDefault="00D85EFF" w:rsidP="00864C49">
      <w:pPr>
        <w:pStyle w:val="NormalWeb"/>
        <w:shd w:val="clear" w:color="auto" w:fill="FFFFFF"/>
        <w:spacing w:before="0" w:beforeAutospacing="0" w:after="0" w:afterAutospacing="0"/>
        <w:rPr>
          <w:rFonts w:ascii="Segoe UI" w:hAnsi="Segoe UI" w:cs="Segoe UI"/>
          <w:color w:val="3A3A3A"/>
          <w:sz w:val="32"/>
          <w:szCs w:val="32"/>
        </w:rPr>
      </w:pPr>
      <w:r w:rsidRPr="00406B43">
        <w:rPr>
          <w:rStyle w:val="Strong"/>
          <w:rFonts w:ascii="Segoe UI" w:hAnsi="Segoe UI" w:cs="Segoe UI"/>
          <w:color w:val="3A3A3A"/>
          <w:sz w:val="32"/>
          <w:szCs w:val="32"/>
          <w:bdr w:val="none" w:sz="0" w:space="0" w:color="auto" w:frame="1"/>
        </w:rPr>
        <w:t>Object</w:t>
      </w:r>
      <w:r w:rsidRPr="00406B43">
        <w:rPr>
          <w:rFonts w:ascii="Segoe UI" w:hAnsi="Segoe UI" w:cs="Segoe UI"/>
          <w:color w:val="3A3A3A"/>
          <w:sz w:val="32"/>
          <w:szCs w:val="32"/>
        </w:rPr>
        <w:t>: Mobile</w:t>
      </w:r>
    </w:p>
    <w:p w:rsidR="00D85EFF" w:rsidRPr="00406B43" w:rsidRDefault="00D85EFF" w:rsidP="00864C49">
      <w:pPr>
        <w:pStyle w:val="NormalWeb"/>
        <w:shd w:val="clear" w:color="auto" w:fill="FFFFFF"/>
        <w:spacing w:before="0" w:beforeAutospacing="0" w:after="0" w:afterAutospacing="0"/>
        <w:rPr>
          <w:rFonts w:ascii="Segoe UI" w:hAnsi="Segoe UI" w:cs="Segoe UI"/>
          <w:color w:val="3A3A3A"/>
          <w:sz w:val="32"/>
          <w:szCs w:val="32"/>
        </w:rPr>
      </w:pPr>
      <w:r w:rsidRPr="00406B43">
        <w:rPr>
          <w:rStyle w:val="Strong"/>
          <w:rFonts w:ascii="Segoe UI" w:hAnsi="Segoe UI" w:cs="Segoe UI"/>
          <w:color w:val="3A3A3A"/>
          <w:sz w:val="32"/>
          <w:szCs w:val="32"/>
          <w:bdr w:val="none" w:sz="0" w:space="0" w:color="auto" w:frame="1"/>
        </w:rPr>
        <w:t>State</w:t>
      </w:r>
      <w:r w:rsidRPr="00406B43">
        <w:rPr>
          <w:rFonts w:ascii="Segoe UI" w:hAnsi="Segoe UI" w:cs="Segoe UI"/>
          <w:color w:val="3A3A3A"/>
          <w:sz w:val="32"/>
          <w:szCs w:val="32"/>
        </w:rPr>
        <w:t xml:space="preserve">: Name, Model No, </w:t>
      </w:r>
      <w:r w:rsidR="002C7AFA" w:rsidRPr="00406B43">
        <w:rPr>
          <w:rFonts w:ascii="Segoe UI" w:hAnsi="Segoe UI" w:cs="Segoe UI"/>
          <w:color w:val="3A3A3A"/>
          <w:sz w:val="32"/>
          <w:szCs w:val="32"/>
        </w:rPr>
        <w:t>Colour</w:t>
      </w:r>
    </w:p>
    <w:p w:rsidR="00D85EFF" w:rsidRPr="00406B43" w:rsidRDefault="00D85EFF" w:rsidP="00864C49">
      <w:pPr>
        <w:pStyle w:val="NormalWeb"/>
        <w:shd w:val="clear" w:color="auto" w:fill="FFFFFF"/>
        <w:spacing w:before="0" w:beforeAutospacing="0" w:after="0" w:afterAutospacing="0"/>
        <w:rPr>
          <w:rFonts w:ascii="Segoe UI" w:hAnsi="Segoe UI" w:cs="Segoe UI"/>
          <w:color w:val="3A3A3A"/>
          <w:sz w:val="32"/>
          <w:szCs w:val="32"/>
        </w:rPr>
      </w:pPr>
      <w:r w:rsidRPr="00406B43">
        <w:rPr>
          <w:rStyle w:val="Strong"/>
          <w:rFonts w:ascii="Segoe UI" w:hAnsi="Segoe UI" w:cs="Segoe UI"/>
          <w:color w:val="3A3A3A"/>
          <w:sz w:val="32"/>
          <w:szCs w:val="32"/>
          <w:bdr w:val="none" w:sz="0" w:space="0" w:color="auto" w:frame="1"/>
        </w:rPr>
        <w:t>Behavior</w:t>
      </w:r>
      <w:r w:rsidRPr="00406B43">
        <w:rPr>
          <w:rFonts w:ascii="Segoe UI" w:hAnsi="Segoe UI" w:cs="Segoe UI"/>
          <w:color w:val="3A3A3A"/>
          <w:sz w:val="32"/>
          <w:szCs w:val="32"/>
        </w:rPr>
        <w:t>: Calling, messaging, switch on, switch off, take photos, etc.</w:t>
      </w:r>
    </w:p>
    <w:p w:rsidR="0028210D" w:rsidRPr="00406B43" w:rsidRDefault="00D26F50" w:rsidP="00864C49">
      <w:pPr>
        <w:rPr>
          <w:rFonts w:ascii="Segoe UI" w:hAnsi="Segoe UI" w:cs="Segoe UI"/>
          <w:color w:val="000000"/>
          <w:sz w:val="32"/>
          <w:szCs w:val="32"/>
          <w:shd w:val="clear" w:color="auto" w:fill="FFFFFF"/>
        </w:rPr>
      </w:pPr>
      <w:r w:rsidRPr="00406B43">
        <w:rPr>
          <w:rFonts w:ascii="Segoe UI" w:hAnsi="Segoe UI" w:cs="Segoe UI"/>
          <w:color w:val="000000"/>
          <w:sz w:val="32"/>
          <w:szCs w:val="32"/>
          <w:shd w:val="clear" w:color="auto" w:fill="FFFFFF"/>
        </w:rPr>
        <w:t>Syntax:</w:t>
      </w:r>
    </w:p>
    <w:p w:rsidR="00D26F50" w:rsidRPr="00406B43" w:rsidRDefault="00D26F50" w:rsidP="00864C49">
      <w:pPr>
        <w:rPr>
          <w:rFonts w:ascii="Segoe UI" w:hAnsi="Segoe UI" w:cs="Segoe UI"/>
          <w:b/>
          <w:bCs/>
          <w:color w:val="000000"/>
          <w:sz w:val="32"/>
          <w:szCs w:val="32"/>
          <w:shd w:val="clear" w:color="auto" w:fill="FFFFFF"/>
        </w:rPr>
      </w:pPr>
      <w:r w:rsidRPr="00406B43">
        <w:rPr>
          <w:rFonts w:ascii="Segoe UI" w:hAnsi="Segoe UI" w:cs="Segoe UI"/>
          <w:b/>
          <w:bCs/>
          <w:color w:val="000000"/>
          <w:sz w:val="32"/>
          <w:szCs w:val="32"/>
          <w:shd w:val="clear" w:color="auto" w:fill="FFFFFF"/>
        </w:rPr>
        <w:t xml:space="preserve"> ClassName ObjectName = new classConstructor( );</w:t>
      </w:r>
    </w:p>
    <w:p w:rsidR="00F754C8" w:rsidRPr="00406B43" w:rsidRDefault="00F754C8" w:rsidP="00864C49">
      <w:pPr>
        <w:rPr>
          <w:rFonts w:ascii="Segoe UI" w:hAnsi="Segoe UI" w:cs="Segoe UI"/>
          <w:b/>
          <w:bCs/>
          <w:color w:val="000000"/>
          <w:sz w:val="32"/>
          <w:szCs w:val="32"/>
          <w:shd w:val="clear" w:color="auto" w:fill="FFFFFF"/>
        </w:rPr>
      </w:pPr>
    </w:p>
    <w:p w:rsidR="00F754C8" w:rsidRPr="00406B43" w:rsidRDefault="00F754C8" w:rsidP="00864C49">
      <w:pPr>
        <w:pStyle w:val="NormalWeb"/>
        <w:shd w:val="clear" w:color="auto" w:fill="FFFFFF"/>
        <w:spacing w:before="0" w:beforeAutospacing="0" w:after="384" w:afterAutospacing="0"/>
        <w:textAlignment w:val="baseline"/>
        <w:rPr>
          <w:rFonts w:ascii="Segoe UI" w:hAnsi="Segoe UI" w:cs="Segoe UI"/>
          <w:color w:val="444444"/>
          <w:sz w:val="32"/>
          <w:szCs w:val="32"/>
        </w:rPr>
      </w:pPr>
      <w:r w:rsidRPr="00406B43">
        <w:rPr>
          <w:rStyle w:val="Strong"/>
          <w:rFonts w:ascii="Segoe UI" w:hAnsi="Segoe UI" w:cs="Segoe UI"/>
          <w:color w:val="444444"/>
          <w:sz w:val="32"/>
          <w:szCs w:val="32"/>
        </w:rPr>
        <w:t>Mybook Myobj= new Mybook ();</w:t>
      </w:r>
    </w:p>
    <w:p w:rsidR="00F754C8" w:rsidRPr="00406B43" w:rsidRDefault="00F754C8" w:rsidP="00F754C8">
      <w:pPr>
        <w:pStyle w:val="NormalWeb"/>
        <w:shd w:val="clear" w:color="auto" w:fill="FFFFFF"/>
        <w:spacing w:before="0" w:beforeAutospacing="0" w:after="384" w:afterAutospacing="0"/>
        <w:textAlignment w:val="baseline"/>
        <w:rPr>
          <w:rFonts w:ascii="Segoe UI" w:hAnsi="Segoe UI" w:cs="Segoe UI"/>
          <w:color w:val="444444"/>
          <w:sz w:val="32"/>
          <w:szCs w:val="32"/>
        </w:rPr>
      </w:pPr>
      <w:r w:rsidRPr="00406B43">
        <w:rPr>
          <w:rFonts w:ascii="Segoe UI" w:hAnsi="Segoe UI" w:cs="Segoe UI"/>
          <w:color w:val="444444"/>
          <w:sz w:val="32"/>
          <w:szCs w:val="32"/>
        </w:rPr>
        <w:t> This is the statement used for creating objects.</w:t>
      </w:r>
    </w:p>
    <w:p w:rsidR="00F754C8" w:rsidRPr="00406B43" w:rsidRDefault="00F754C8" w:rsidP="00F754C8">
      <w:pPr>
        <w:pStyle w:val="NormalWeb"/>
        <w:shd w:val="clear" w:color="auto" w:fill="FFFFFF"/>
        <w:spacing w:before="0" w:beforeAutospacing="0" w:after="384" w:afterAutospacing="0"/>
        <w:textAlignment w:val="baseline"/>
        <w:rPr>
          <w:rFonts w:ascii="Segoe UI" w:hAnsi="Segoe UI" w:cs="Segoe UI"/>
          <w:color w:val="444444"/>
          <w:sz w:val="32"/>
          <w:szCs w:val="32"/>
        </w:rPr>
      </w:pPr>
      <w:r w:rsidRPr="00406B43">
        <w:rPr>
          <w:rStyle w:val="Strong"/>
          <w:rFonts w:ascii="Segoe UI" w:hAnsi="Segoe UI" w:cs="Segoe UI"/>
          <w:color w:val="444444"/>
          <w:sz w:val="32"/>
          <w:szCs w:val="32"/>
        </w:rPr>
        <w:t>System.out.println(Myobj.x);</w:t>
      </w:r>
    </w:p>
    <w:p w:rsidR="00DD0AF3" w:rsidRPr="00406B43" w:rsidRDefault="00DD0AF3" w:rsidP="00553D65">
      <w:pPr>
        <w:rPr>
          <w:rFonts w:ascii="Segoe UI" w:hAnsi="Segoe UI" w:cs="Segoe UI"/>
          <w:color w:val="000000"/>
          <w:sz w:val="32"/>
          <w:szCs w:val="32"/>
          <w:shd w:val="clear" w:color="auto" w:fill="FFFFFF"/>
        </w:rPr>
      </w:pP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ObjectCreation</w:t>
      </w:r>
      <w:r w:rsidRPr="00406B43">
        <w:rPr>
          <w:rFonts w:ascii="Segoe UI" w:eastAsia="Times New Roman" w:hAnsi="Segoe UI" w:cs="Segoe UI"/>
          <w:color w:val="D4D4D4"/>
          <w:sz w:val="32"/>
          <w:szCs w:val="32"/>
          <w:lang w:eastAsia="en-IN" w:bidi="hi-IN"/>
        </w:rPr>
        <w:t xml:space="preserve"> </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FirstString</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CE9178"/>
          <w:sz w:val="32"/>
          <w:szCs w:val="32"/>
          <w:lang w:eastAsia="en-IN" w:bidi="hi-IN"/>
        </w:rPr>
        <w:t>"Hello World"</w:t>
      </w: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static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main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args</w:t>
      </w: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4EC9B0"/>
          <w:sz w:val="32"/>
          <w:szCs w:val="32"/>
          <w:lang w:eastAsia="en-IN" w:bidi="hi-IN"/>
        </w:rPr>
        <w:t>ObjectCreation</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obj</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ObjectCreation</w:t>
      </w: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9CDCFE"/>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obj</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FirstString</w:t>
      </w: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w:t>
      </w:r>
    </w:p>
    <w:p w:rsidR="0072082A" w:rsidRPr="00406B43" w:rsidRDefault="0072082A" w:rsidP="0072082A">
      <w:pPr>
        <w:shd w:val="clear" w:color="auto" w:fill="1E1E1E"/>
        <w:spacing w:after="0" w:line="285" w:lineRule="atLeast"/>
        <w:rPr>
          <w:rFonts w:ascii="Segoe UI" w:eastAsia="Times New Roman" w:hAnsi="Segoe UI" w:cs="Segoe UI"/>
          <w:color w:val="D4D4D4"/>
          <w:sz w:val="32"/>
          <w:szCs w:val="32"/>
          <w:lang w:eastAsia="en-IN" w:bidi="hi-IN"/>
        </w:rPr>
      </w:pPr>
    </w:p>
    <w:p w:rsidR="0072082A" w:rsidRPr="00406B43" w:rsidRDefault="0072082A" w:rsidP="00A813B7">
      <w:pPr>
        <w:pStyle w:val="NoSpacing"/>
        <w:rPr>
          <w:rFonts w:ascii="Segoe UI" w:hAnsi="Segoe UI" w:cs="Segoe UI"/>
          <w:sz w:val="32"/>
          <w:szCs w:val="32"/>
          <w:shd w:val="clear" w:color="auto" w:fill="FFFFFF"/>
        </w:rPr>
      </w:pPr>
    </w:p>
    <w:p w:rsidR="0072082A" w:rsidRPr="00406B43" w:rsidRDefault="0072082A" w:rsidP="00A813B7">
      <w:pPr>
        <w:pStyle w:val="NoSpacing"/>
        <w:rPr>
          <w:rFonts w:ascii="Segoe UI" w:hAnsi="Segoe UI" w:cs="Segoe UI"/>
          <w:sz w:val="32"/>
          <w:szCs w:val="32"/>
          <w:shd w:val="clear" w:color="auto" w:fill="FFFFFF"/>
        </w:rPr>
      </w:pPr>
    </w:p>
    <w:p w:rsidR="0072082A" w:rsidRPr="00406B43" w:rsidRDefault="0072082A" w:rsidP="00A813B7">
      <w:pPr>
        <w:pStyle w:val="NoSpacing"/>
        <w:rPr>
          <w:rFonts w:ascii="Segoe UI" w:hAnsi="Segoe UI" w:cs="Segoe UI"/>
          <w:sz w:val="32"/>
          <w:szCs w:val="32"/>
          <w:shd w:val="clear" w:color="auto" w:fill="FFFFFF"/>
        </w:rPr>
      </w:pP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token"/>
          <w:rFonts w:ascii="Segoe UI" w:hAnsi="Segoe UI" w:cs="Segoe UI"/>
          <w:color w:val="66D9EF"/>
          <w:sz w:val="32"/>
          <w:szCs w:val="32"/>
        </w:rPr>
        <w:t>class</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E6DB74"/>
          <w:sz w:val="32"/>
          <w:szCs w:val="32"/>
        </w:rPr>
        <w:t>Box</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708090"/>
          <w:sz w:val="32"/>
          <w:szCs w:val="32"/>
        </w:rPr>
        <w:t>//declare member variables</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double</w:t>
      </w:r>
      <w:r w:rsidRPr="00406B43">
        <w:rPr>
          <w:rStyle w:val="HTMLCode"/>
          <w:rFonts w:ascii="Segoe UI" w:eastAsiaTheme="majorEastAsia" w:hAnsi="Segoe UI" w:cs="Segoe UI"/>
          <w:color w:val="F8F8F2"/>
          <w:sz w:val="32"/>
          <w:szCs w:val="32"/>
        </w:rPr>
        <w:t xml:space="preserve"> width</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double</w:t>
      </w:r>
      <w:r w:rsidRPr="00406B43">
        <w:rPr>
          <w:rStyle w:val="HTMLCode"/>
          <w:rFonts w:ascii="Segoe UI" w:eastAsiaTheme="majorEastAsia" w:hAnsi="Segoe UI" w:cs="Segoe UI"/>
          <w:color w:val="F8F8F2"/>
          <w:sz w:val="32"/>
          <w:szCs w:val="32"/>
        </w:rPr>
        <w:t xml:space="preserve"> height</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double</w:t>
      </w:r>
      <w:r w:rsidRPr="00406B43">
        <w:rPr>
          <w:rStyle w:val="HTMLCode"/>
          <w:rFonts w:ascii="Segoe UI" w:eastAsiaTheme="majorEastAsia" w:hAnsi="Segoe UI" w:cs="Segoe UI"/>
          <w:color w:val="F8F8F2"/>
          <w:sz w:val="32"/>
          <w:szCs w:val="32"/>
        </w:rPr>
        <w:t xml:space="preserve"> depth</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token"/>
          <w:rFonts w:ascii="Segoe UI" w:hAnsi="Segoe UI" w:cs="Segoe UI"/>
          <w:color w:val="66D9EF"/>
          <w:sz w:val="32"/>
          <w:szCs w:val="32"/>
        </w:rPr>
        <w:t>class</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E6DB74"/>
          <w:sz w:val="32"/>
          <w:szCs w:val="32"/>
        </w:rPr>
        <w:t>BoxVolume</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public</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static</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void</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E6DB74"/>
          <w:sz w:val="32"/>
          <w:szCs w:val="32"/>
        </w:rPr>
        <w:t>main</w:t>
      </w:r>
      <w:r w:rsidRPr="00406B43">
        <w:rPr>
          <w:rStyle w:val="token"/>
          <w:rFonts w:ascii="Segoe UI" w:hAnsi="Segoe UI" w:cs="Segoe UI"/>
          <w:color w:val="F8F8F2"/>
          <w:sz w:val="32"/>
          <w:szCs w:val="32"/>
        </w:rPr>
        <w:t>(</w:t>
      </w:r>
      <w:r w:rsidRPr="00406B43">
        <w:rPr>
          <w:rStyle w:val="token"/>
          <w:rFonts w:ascii="Segoe UI" w:hAnsi="Segoe UI" w:cs="Segoe UI"/>
          <w:color w:val="E6DB74"/>
          <w:sz w:val="32"/>
          <w:szCs w:val="32"/>
        </w:rPr>
        <w:t>String</w:t>
      </w:r>
      <w:r w:rsidRPr="00406B43">
        <w:rPr>
          <w:rStyle w:val="HTMLCode"/>
          <w:rFonts w:ascii="Segoe UI" w:eastAsiaTheme="majorEastAsia" w:hAnsi="Segoe UI" w:cs="Segoe UI"/>
          <w:color w:val="F8F8F2"/>
          <w:sz w:val="32"/>
          <w:szCs w:val="32"/>
        </w:rPr>
        <w:t xml:space="preserve"> args</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708090"/>
          <w:sz w:val="32"/>
          <w:szCs w:val="32"/>
        </w:rPr>
        <w:t>//creating an object of Box class</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E6DB74"/>
          <w:sz w:val="32"/>
          <w:szCs w:val="32"/>
        </w:rPr>
        <w:t>Box</w:t>
      </w:r>
      <w:r w:rsidRPr="00406B43">
        <w:rPr>
          <w:rStyle w:val="HTMLCode"/>
          <w:rFonts w:ascii="Segoe UI" w:eastAsiaTheme="majorEastAsia" w:hAnsi="Segoe UI" w:cs="Segoe UI"/>
          <w:color w:val="F8F8F2"/>
          <w:sz w:val="32"/>
          <w:szCs w:val="32"/>
        </w:rPr>
        <w:t xml:space="preserve"> obj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new</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E6DB74"/>
          <w:sz w:val="32"/>
          <w:szCs w:val="32"/>
        </w:rPr>
        <w:t>Box</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66D9EF"/>
          <w:sz w:val="32"/>
          <w:szCs w:val="32"/>
        </w:rPr>
        <w:t>double</w:t>
      </w:r>
      <w:r w:rsidRPr="00406B43">
        <w:rPr>
          <w:rStyle w:val="HTMLCode"/>
          <w:rFonts w:ascii="Segoe UI" w:eastAsiaTheme="majorEastAsia" w:hAnsi="Segoe UI" w:cs="Segoe UI"/>
          <w:color w:val="F8F8F2"/>
          <w:sz w:val="32"/>
          <w:szCs w:val="32"/>
        </w:rPr>
        <w:t xml:space="preserve"> vol</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708090"/>
          <w:sz w:val="32"/>
          <w:szCs w:val="32"/>
        </w:rPr>
        <w:t>//assign values to obj instance variable</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obj</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width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AE81FF"/>
          <w:sz w:val="32"/>
          <w:szCs w:val="32"/>
        </w:rPr>
        <w:t>10</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obj</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height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AE81FF"/>
          <w:sz w:val="32"/>
          <w:szCs w:val="32"/>
        </w:rPr>
        <w:t>20</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obj</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depth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AE81FF"/>
          <w:sz w:val="32"/>
          <w:szCs w:val="32"/>
        </w:rPr>
        <w:t>30</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708090"/>
          <w:sz w:val="32"/>
          <w:szCs w:val="32"/>
        </w:rPr>
        <w:t>//compute volume of Box</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vol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obj</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width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obj</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height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 xml:space="preserve"> obj</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depth</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708090"/>
          <w:sz w:val="32"/>
          <w:szCs w:val="32"/>
        </w:rPr>
        <w:t>//printing the volume of Box</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E6DB74"/>
          <w:sz w:val="32"/>
          <w:szCs w:val="32"/>
        </w:rPr>
        <w:t>System</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out</w:t>
      </w:r>
      <w:r w:rsidRPr="00406B43">
        <w:rPr>
          <w:rStyle w:val="token"/>
          <w:rFonts w:ascii="Segoe UI" w:hAnsi="Segoe UI" w:cs="Segoe UI"/>
          <w:color w:val="F8F8F2"/>
          <w:sz w:val="32"/>
          <w:szCs w:val="32"/>
        </w:rPr>
        <w:t>.</w:t>
      </w:r>
      <w:r w:rsidRPr="00406B43">
        <w:rPr>
          <w:rStyle w:val="token"/>
          <w:rFonts w:ascii="Segoe UI" w:hAnsi="Segoe UI" w:cs="Segoe UI"/>
          <w:color w:val="E6DB74"/>
          <w:sz w:val="32"/>
          <w:szCs w:val="32"/>
        </w:rPr>
        <w:t>println</w:t>
      </w:r>
      <w:r w:rsidRPr="00406B43">
        <w:rPr>
          <w:rStyle w:val="token"/>
          <w:rFonts w:ascii="Segoe UI" w:hAnsi="Segoe UI" w:cs="Segoe UI"/>
          <w:color w:val="F8F8F2"/>
          <w:sz w:val="32"/>
          <w:szCs w:val="32"/>
        </w:rPr>
        <w:t>(</w:t>
      </w:r>
      <w:r w:rsidRPr="00406B43">
        <w:rPr>
          <w:rStyle w:val="token"/>
          <w:rFonts w:ascii="Segoe UI" w:hAnsi="Segoe UI" w:cs="Segoe UI"/>
          <w:color w:val="A6E22E"/>
          <w:sz w:val="32"/>
          <w:szCs w:val="32"/>
        </w:rPr>
        <w:t>"Volume of Box is: "</w:t>
      </w: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F8F8F2"/>
          <w:sz w:val="32"/>
          <w:szCs w:val="32"/>
        </w:rPr>
        <w:t>+</w:t>
      </w:r>
      <w:r w:rsidRPr="00406B43">
        <w:rPr>
          <w:rStyle w:val="HTMLCode"/>
          <w:rFonts w:ascii="Segoe UI" w:eastAsiaTheme="majorEastAsia" w:hAnsi="Segoe UI" w:cs="Segoe UI"/>
          <w:color w:val="F8F8F2"/>
          <w:sz w:val="32"/>
          <w:szCs w:val="32"/>
        </w:rPr>
        <w:t>vol</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Style w:val="HTMLCode"/>
          <w:rFonts w:ascii="Segoe UI" w:eastAsiaTheme="majorEastAsia" w:hAnsi="Segoe UI" w:cs="Segoe UI"/>
          <w:color w:val="F8F8F2"/>
          <w:sz w:val="32"/>
          <w:szCs w:val="32"/>
        </w:rPr>
      </w:pPr>
      <w:r w:rsidRPr="00406B43">
        <w:rPr>
          <w:rStyle w:val="HTMLCode"/>
          <w:rFonts w:ascii="Segoe UI" w:eastAsiaTheme="majorEastAsia" w:hAnsi="Segoe UI" w:cs="Segoe UI"/>
          <w:color w:val="F8F8F2"/>
          <w:sz w:val="32"/>
          <w:szCs w:val="32"/>
        </w:rPr>
        <w:t xml:space="preserve"> </w:t>
      </w:r>
      <w:r w:rsidRPr="00406B43">
        <w:rPr>
          <w:rStyle w:val="token"/>
          <w:rFonts w:ascii="Segoe UI" w:hAnsi="Segoe UI" w:cs="Segoe UI"/>
          <w:color w:val="F8F8F2"/>
          <w:sz w:val="32"/>
          <w:szCs w:val="32"/>
        </w:rPr>
        <w:t>}</w:t>
      </w:r>
    </w:p>
    <w:p w:rsidR="00EF6621" w:rsidRPr="00406B43" w:rsidRDefault="00EF6621" w:rsidP="00EF6621">
      <w:pPr>
        <w:pStyle w:val="HTMLPreformatted"/>
        <w:shd w:val="clear" w:color="auto" w:fill="272822"/>
        <w:spacing w:before="120" w:after="120"/>
        <w:rPr>
          <w:rFonts w:ascii="Segoe UI" w:hAnsi="Segoe UI" w:cs="Segoe UI"/>
          <w:color w:val="F8F8F2"/>
          <w:sz w:val="32"/>
          <w:szCs w:val="32"/>
        </w:rPr>
      </w:pPr>
      <w:r w:rsidRPr="00406B43">
        <w:rPr>
          <w:rStyle w:val="token"/>
          <w:rFonts w:ascii="Segoe UI" w:hAnsi="Segoe UI" w:cs="Segoe UI"/>
          <w:color w:val="F8F8F2"/>
          <w:sz w:val="32"/>
          <w:szCs w:val="32"/>
        </w:rPr>
        <w:lastRenderedPageBreak/>
        <w:t>}</w:t>
      </w:r>
    </w:p>
    <w:p w:rsidR="001E3577" w:rsidRPr="00406B43" w:rsidRDefault="001E3577" w:rsidP="005841C4">
      <w:pPr>
        <w:pStyle w:val="NormalWeb"/>
        <w:shd w:val="clear" w:color="auto" w:fill="FFFFFF"/>
        <w:spacing w:before="0" w:beforeAutospacing="0"/>
        <w:rPr>
          <w:rFonts w:ascii="Segoe UI" w:hAnsi="Segoe UI" w:cs="Segoe UI"/>
          <w:color w:val="424242"/>
          <w:sz w:val="32"/>
          <w:szCs w:val="32"/>
        </w:rPr>
      </w:pPr>
    </w:p>
    <w:p w:rsidR="00D02F13" w:rsidRPr="00406B43" w:rsidRDefault="00D02F13" w:rsidP="00D02F13">
      <w:pPr>
        <w:pStyle w:val="Heading2"/>
        <w:pBdr>
          <w:bottom w:val="single" w:sz="6" w:space="4" w:color="EAECEF"/>
        </w:pBdr>
        <w:shd w:val="clear" w:color="auto" w:fill="FFFFFF"/>
        <w:spacing w:before="0" w:after="240"/>
        <w:rPr>
          <w:rFonts w:ascii="Segoe UI" w:hAnsi="Segoe UI" w:cs="Segoe UI"/>
          <w:b/>
          <w:bCs/>
          <w:color w:val="24292E"/>
          <w:sz w:val="32"/>
          <w:szCs w:val="32"/>
        </w:rPr>
      </w:pPr>
      <w:r w:rsidRPr="00406B43">
        <w:rPr>
          <w:rFonts w:ascii="Segoe UI" w:hAnsi="Segoe UI" w:cs="Segoe UI"/>
          <w:b/>
          <w:bCs/>
          <w:color w:val="24292E"/>
          <w:sz w:val="32"/>
          <w:szCs w:val="32"/>
        </w:rPr>
        <w:t>How to Declare, Create and Initialize an Object in Java</w:t>
      </w:r>
    </w:p>
    <w:p w:rsidR="009516E2" w:rsidRPr="00406B43" w:rsidRDefault="00D02F13" w:rsidP="00D02F13">
      <w:pPr>
        <w:shd w:val="clear" w:color="auto" w:fill="FFFFFF"/>
        <w:spacing w:before="60" w:after="100" w:afterAutospacing="1" w:line="375" w:lineRule="atLeast"/>
        <w:rPr>
          <w:rFonts w:ascii="Segoe UI" w:hAnsi="Segoe UI" w:cs="Segoe UI"/>
          <w:color w:val="000000"/>
          <w:sz w:val="32"/>
          <w:szCs w:val="32"/>
          <w:shd w:val="clear" w:color="auto" w:fill="FFFFFF"/>
        </w:rPr>
      </w:pPr>
      <w:r w:rsidRPr="00406B43">
        <w:rPr>
          <w:rFonts w:ascii="Segoe UI" w:hAnsi="Segoe UI" w:cs="Segoe UI"/>
          <w:color w:val="000000"/>
          <w:sz w:val="32"/>
          <w:szCs w:val="32"/>
          <w:shd w:val="clear" w:color="auto" w:fill="FFFFFF"/>
        </w:rPr>
        <w:t>A class is a blueprint for Object, you can create an object from a class. Let's take Student class and try to create Java object for it.</w:t>
      </w:r>
      <w:r w:rsidRPr="00406B43">
        <w:rPr>
          <w:rFonts w:ascii="Segoe UI" w:hAnsi="Segoe UI" w:cs="Segoe UI"/>
          <w:color w:val="000000"/>
          <w:sz w:val="32"/>
          <w:szCs w:val="32"/>
        </w:rPr>
        <w:br/>
      </w:r>
      <w:r w:rsidRPr="00406B43">
        <w:rPr>
          <w:rFonts w:ascii="Segoe UI" w:hAnsi="Segoe UI" w:cs="Segoe UI"/>
          <w:color w:val="000000"/>
          <w:sz w:val="32"/>
          <w:szCs w:val="32"/>
        </w:rPr>
        <w:br/>
      </w:r>
      <w:r w:rsidRPr="00406B43">
        <w:rPr>
          <w:rFonts w:ascii="Segoe UI" w:hAnsi="Segoe UI" w:cs="Segoe UI"/>
          <w:color w:val="000000"/>
          <w:sz w:val="32"/>
          <w:szCs w:val="32"/>
          <w:shd w:val="clear" w:color="auto" w:fill="FFFFFF"/>
        </w:rPr>
        <w:t>Let's create a simple </w:t>
      </w:r>
      <w:r w:rsidRPr="00406B43">
        <w:rPr>
          <w:rFonts w:ascii="Segoe UI" w:hAnsi="Segoe UI" w:cs="Segoe UI"/>
          <w:i/>
          <w:iCs/>
          <w:color w:val="D73A49"/>
          <w:sz w:val="32"/>
          <w:szCs w:val="32"/>
        </w:rPr>
        <w:t>Student</w:t>
      </w:r>
      <w:r w:rsidRPr="00406B43">
        <w:rPr>
          <w:rFonts w:ascii="Segoe UI" w:hAnsi="Segoe UI" w:cs="Segoe UI"/>
          <w:color w:val="000000"/>
          <w:sz w:val="32"/>
          <w:szCs w:val="32"/>
          <w:shd w:val="clear" w:color="auto" w:fill="FFFFFF"/>
        </w:rPr>
        <w:t> class which has </w:t>
      </w:r>
      <w:r w:rsidRPr="00406B43">
        <w:rPr>
          <w:rFonts w:ascii="Segoe UI" w:hAnsi="Segoe UI" w:cs="Segoe UI"/>
          <w:i/>
          <w:iCs/>
          <w:color w:val="D73A49"/>
          <w:sz w:val="32"/>
          <w:szCs w:val="32"/>
        </w:rPr>
        <w:t>name</w:t>
      </w:r>
      <w:r w:rsidRPr="00406B43">
        <w:rPr>
          <w:rFonts w:ascii="Segoe UI" w:hAnsi="Segoe UI" w:cs="Segoe UI"/>
          <w:color w:val="000000"/>
          <w:sz w:val="32"/>
          <w:szCs w:val="32"/>
          <w:shd w:val="clear" w:color="auto" w:fill="FFFFFF"/>
        </w:rPr>
        <w:t> and </w:t>
      </w:r>
      <w:r w:rsidRPr="00406B43">
        <w:rPr>
          <w:rFonts w:ascii="Segoe UI" w:hAnsi="Segoe UI" w:cs="Segoe UI"/>
          <w:i/>
          <w:iCs/>
          <w:color w:val="D73A49"/>
          <w:sz w:val="32"/>
          <w:szCs w:val="32"/>
        </w:rPr>
        <w:t>college</w:t>
      </w:r>
      <w:r w:rsidRPr="00406B43">
        <w:rPr>
          <w:rFonts w:ascii="Segoe UI" w:hAnsi="Segoe UI" w:cs="Segoe UI"/>
          <w:color w:val="000000"/>
          <w:sz w:val="32"/>
          <w:szCs w:val="32"/>
          <w:shd w:val="clear" w:color="auto" w:fill="FFFFFF"/>
        </w:rPr>
        <w:t> fields. Let's write a program to create declare, create and initialize a </w:t>
      </w:r>
      <w:r w:rsidRPr="00406B43">
        <w:rPr>
          <w:rFonts w:ascii="Segoe UI" w:hAnsi="Segoe UI" w:cs="Segoe UI"/>
          <w:i/>
          <w:iCs/>
          <w:color w:val="D73A49"/>
          <w:sz w:val="32"/>
          <w:szCs w:val="32"/>
        </w:rPr>
        <w:t>Student</w:t>
      </w:r>
      <w:r w:rsidRPr="00406B43">
        <w:rPr>
          <w:rFonts w:ascii="Segoe UI" w:hAnsi="Segoe UI" w:cs="Segoe UI"/>
          <w:color w:val="000000"/>
          <w:sz w:val="32"/>
          <w:szCs w:val="32"/>
          <w:shd w:val="clear" w:color="auto" w:fill="FFFFFF"/>
        </w:rPr>
        <w:t> object in Java.</w:t>
      </w:r>
    </w:p>
    <w:p w:rsidR="00880B36" w:rsidRPr="00406B43" w:rsidRDefault="00880B36" w:rsidP="00D02F13">
      <w:pPr>
        <w:shd w:val="clear" w:color="auto" w:fill="FFFFFF"/>
        <w:spacing w:before="60" w:after="100" w:afterAutospacing="1" w:line="375" w:lineRule="atLeast"/>
        <w:rPr>
          <w:rFonts w:ascii="Segoe UI" w:hAnsi="Segoe UI" w:cs="Segoe UI"/>
          <w:color w:val="000000"/>
          <w:sz w:val="32"/>
          <w:szCs w:val="32"/>
          <w:shd w:val="clear" w:color="auto" w:fill="FFFFFF"/>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private</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private</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super</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this</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this</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getName</w:t>
      </w: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C586C0"/>
          <w:sz w:val="32"/>
          <w:szCs w:val="32"/>
          <w:lang w:eastAsia="en-IN" w:bidi="hi-IN"/>
        </w:rPr>
        <w:t>return</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setName</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this</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getCollege</w:t>
      </w: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C586C0"/>
          <w:sz w:val="32"/>
          <w:szCs w:val="32"/>
          <w:lang w:eastAsia="en-IN" w:bidi="hi-IN"/>
        </w:rPr>
        <w:t>return</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lastRenderedPageBreak/>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setCollege</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this</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9CDCFE"/>
          <w:sz w:val="32"/>
          <w:szCs w:val="32"/>
          <w:lang w:eastAsia="en-IN" w:bidi="hi-IN"/>
        </w:rPr>
        <w:t>college</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static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main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args</w:t>
      </w: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student</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"Ramesh"</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CE9178"/>
          <w:sz w:val="32"/>
          <w:szCs w:val="32"/>
          <w:lang w:eastAsia="en-IN" w:bidi="hi-IN"/>
        </w:rPr>
        <w:t>"BVB"</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student2</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"Prakash"</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CE9178"/>
          <w:sz w:val="32"/>
          <w:szCs w:val="32"/>
          <w:lang w:eastAsia="en-IN" w:bidi="hi-IN"/>
        </w:rPr>
        <w:t>"GEC"</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student3</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"Pramod"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CE9178"/>
          <w:sz w:val="32"/>
          <w:szCs w:val="32"/>
          <w:lang w:eastAsia="en-IN" w:bidi="hi-IN"/>
        </w:rPr>
        <w:t>"IIT"</w:t>
      </w:r>
      <w:r w:rsidRPr="00406B43">
        <w:rPr>
          <w:rFonts w:ascii="Segoe UI" w:eastAsia="Times New Roman" w:hAnsi="Segoe UI" w:cs="Segoe UI"/>
          <w:color w:val="D4D4D4"/>
          <w:sz w:val="32"/>
          <w:szCs w:val="32"/>
          <w:lang w:eastAsia="en-IN" w:bidi="hi-IN"/>
        </w:rPr>
        <w:t>);</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880B36" w:rsidRPr="00406B43" w:rsidRDefault="00880B36" w:rsidP="00880B3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w:t>
      </w:r>
    </w:p>
    <w:p w:rsidR="00880B36" w:rsidRPr="00406B43" w:rsidRDefault="00880B36" w:rsidP="00D02F13">
      <w:pPr>
        <w:shd w:val="clear" w:color="auto" w:fill="FFFFFF"/>
        <w:spacing w:before="60" w:after="100" w:afterAutospacing="1" w:line="375" w:lineRule="atLeast"/>
        <w:rPr>
          <w:rFonts w:ascii="Segoe UI" w:eastAsia="Times New Roman" w:hAnsi="Segoe UI" w:cs="Segoe UI"/>
          <w:color w:val="000000"/>
          <w:sz w:val="32"/>
          <w:szCs w:val="32"/>
          <w:lang w:eastAsia="en-IN" w:bidi="hi-IN"/>
        </w:rPr>
      </w:pPr>
    </w:p>
    <w:p w:rsidR="00862B28" w:rsidRPr="00406B43" w:rsidRDefault="00862B28" w:rsidP="00D02F13">
      <w:pPr>
        <w:shd w:val="clear" w:color="auto" w:fill="FFFFFF"/>
        <w:spacing w:before="60" w:after="100" w:afterAutospacing="1" w:line="375" w:lineRule="atLeast"/>
        <w:rPr>
          <w:rFonts w:ascii="Segoe UI" w:eastAsia="Times New Roman" w:hAnsi="Segoe UI" w:cs="Segoe UI"/>
          <w:color w:val="000000"/>
          <w:sz w:val="32"/>
          <w:szCs w:val="32"/>
          <w:lang w:eastAsia="en-IN" w:bidi="hi-IN"/>
        </w:rPr>
      </w:pPr>
    </w:p>
    <w:p w:rsidR="00862B28" w:rsidRPr="00406B43" w:rsidRDefault="00862B28" w:rsidP="00862B28">
      <w:pPr>
        <w:shd w:val="clear" w:color="auto" w:fill="FFFFFF"/>
        <w:spacing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i/>
          <w:iCs/>
          <w:color w:val="D73A49"/>
          <w:sz w:val="32"/>
          <w:szCs w:val="32"/>
          <w:lang w:eastAsia="en-IN" w:bidi="hi-IN"/>
        </w:rPr>
        <w:t>Student</w:t>
      </w:r>
      <w:r w:rsidRPr="00406B43">
        <w:rPr>
          <w:rFonts w:ascii="Segoe UI" w:eastAsia="Times New Roman" w:hAnsi="Segoe UI" w:cs="Segoe UI"/>
          <w:b/>
          <w:bCs/>
          <w:color w:val="24292E"/>
          <w:sz w:val="32"/>
          <w:szCs w:val="32"/>
          <w:lang w:eastAsia="en-IN" w:bidi="hi-IN"/>
        </w:rPr>
        <w:t> </w:t>
      </w:r>
      <w:r w:rsidRPr="00406B43">
        <w:rPr>
          <w:rFonts w:ascii="Segoe UI" w:eastAsia="Times New Roman" w:hAnsi="Segoe UI" w:cs="Segoe UI"/>
          <w:color w:val="24292E"/>
          <w:sz w:val="32"/>
          <w:szCs w:val="32"/>
          <w:lang w:eastAsia="en-IN" w:bidi="hi-IN"/>
        </w:rPr>
        <w:t>objects are:</w:t>
      </w:r>
    </w:p>
    <w:p w:rsidR="00862B28" w:rsidRPr="00406B43" w:rsidRDefault="00862B28" w:rsidP="00862B28">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color w:val="24292E"/>
          <w:sz w:val="32"/>
          <w:szCs w:val="32"/>
          <w:lang w:eastAsia="en-IN" w:bidi="hi-IN"/>
        </w:rPr>
        <w:t xml:space="preserve">Student student </w:t>
      </w:r>
      <w:r w:rsidRPr="00406B43">
        <w:rPr>
          <w:rFonts w:ascii="Segoe UI" w:eastAsia="Times New Roman" w:hAnsi="Segoe UI" w:cs="Segoe UI"/>
          <w:color w:val="D73A49"/>
          <w:sz w:val="32"/>
          <w:szCs w:val="32"/>
          <w:lang w:eastAsia="en-IN" w:bidi="hi-IN"/>
        </w:rPr>
        <w:t>=</w:t>
      </w:r>
      <w:r w:rsidRPr="00406B43">
        <w:rPr>
          <w:rFonts w:ascii="Segoe UI" w:eastAsia="Times New Roman" w:hAnsi="Segoe UI" w:cs="Segoe UI"/>
          <w:color w:val="24292E"/>
          <w:sz w:val="32"/>
          <w:szCs w:val="32"/>
          <w:lang w:eastAsia="en-IN" w:bidi="hi-IN"/>
        </w:rPr>
        <w:t xml:space="preserve"> </w:t>
      </w:r>
      <w:r w:rsidRPr="00406B43">
        <w:rPr>
          <w:rFonts w:ascii="Segoe UI" w:eastAsia="Times New Roman" w:hAnsi="Segoe UI" w:cs="Segoe UI"/>
          <w:color w:val="D73A49"/>
          <w:sz w:val="32"/>
          <w:szCs w:val="32"/>
          <w:lang w:eastAsia="en-IN" w:bidi="hi-IN"/>
        </w:rPr>
        <w:t>new</w:t>
      </w:r>
      <w:r w:rsidRPr="00406B43">
        <w:rPr>
          <w:rFonts w:ascii="Segoe UI" w:eastAsia="Times New Roman" w:hAnsi="Segoe UI" w:cs="Segoe UI"/>
          <w:color w:val="24292E"/>
          <w:sz w:val="32"/>
          <w:szCs w:val="32"/>
          <w:lang w:eastAsia="en-IN" w:bidi="hi-IN"/>
        </w:rPr>
        <w:t xml:space="preserve"> Student(</w:t>
      </w:r>
      <w:r w:rsidRPr="00406B43">
        <w:rPr>
          <w:rFonts w:ascii="Segoe UI" w:eastAsia="Times New Roman" w:hAnsi="Segoe UI" w:cs="Segoe UI"/>
          <w:color w:val="032F62"/>
          <w:sz w:val="32"/>
          <w:szCs w:val="32"/>
          <w:lang w:eastAsia="en-IN" w:bidi="hi-IN"/>
        </w:rPr>
        <w:t>"Ramesh"</w:t>
      </w:r>
      <w:r w:rsidRPr="00406B43">
        <w:rPr>
          <w:rFonts w:ascii="Segoe UI" w:eastAsia="Times New Roman" w:hAnsi="Segoe UI" w:cs="Segoe UI"/>
          <w:color w:val="24292E"/>
          <w:sz w:val="32"/>
          <w:szCs w:val="32"/>
          <w:lang w:eastAsia="en-IN" w:bidi="hi-IN"/>
        </w:rPr>
        <w:t xml:space="preserve">, </w:t>
      </w:r>
      <w:r w:rsidRPr="00406B43">
        <w:rPr>
          <w:rFonts w:ascii="Segoe UI" w:eastAsia="Times New Roman" w:hAnsi="Segoe UI" w:cs="Segoe UI"/>
          <w:color w:val="032F62"/>
          <w:sz w:val="32"/>
          <w:szCs w:val="32"/>
          <w:lang w:eastAsia="en-IN" w:bidi="hi-IN"/>
        </w:rPr>
        <w:t>"BVB"</w:t>
      </w:r>
      <w:r w:rsidRPr="00406B43">
        <w:rPr>
          <w:rFonts w:ascii="Segoe UI" w:eastAsia="Times New Roman" w:hAnsi="Segoe UI" w:cs="Segoe UI"/>
          <w:color w:val="24292E"/>
          <w:sz w:val="32"/>
          <w:szCs w:val="32"/>
          <w:lang w:eastAsia="en-IN" w:bidi="hi-IN"/>
        </w:rPr>
        <w:t>);</w:t>
      </w:r>
    </w:p>
    <w:p w:rsidR="00862B28" w:rsidRPr="00406B43" w:rsidRDefault="00862B28" w:rsidP="00862B28">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color w:val="24292E"/>
          <w:sz w:val="32"/>
          <w:szCs w:val="32"/>
          <w:lang w:eastAsia="en-IN" w:bidi="hi-IN"/>
        </w:rPr>
        <w:t xml:space="preserve">Student student2 </w:t>
      </w:r>
      <w:r w:rsidRPr="00406B43">
        <w:rPr>
          <w:rFonts w:ascii="Segoe UI" w:eastAsia="Times New Roman" w:hAnsi="Segoe UI" w:cs="Segoe UI"/>
          <w:color w:val="D73A49"/>
          <w:sz w:val="32"/>
          <w:szCs w:val="32"/>
          <w:lang w:eastAsia="en-IN" w:bidi="hi-IN"/>
        </w:rPr>
        <w:t>=</w:t>
      </w:r>
      <w:r w:rsidRPr="00406B43">
        <w:rPr>
          <w:rFonts w:ascii="Segoe UI" w:eastAsia="Times New Roman" w:hAnsi="Segoe UI" w:cs="Segoe UI"/>
          <w:color w:val="24292E"/>
          <w:sz w:val="32"/>
          <w:szCs w:val="32"/>
          <w:lang w:eastAsia="en-IN" w:bidi="hi-IN"/>
        </w:rPr>
        <w:t xml:space="preserve"> </w:t>
      </w:r>
      <w:r w:rsidRPr="00406B43">
        <w:rPr>
          <w:rFonts w:ascii="Segoe UI" w:eastAsia="Times New Roman" w:hAnsi="Segoe UI" w:cs="Segoe UI"/>
          <w:color w:val="D73A49"/>
          <w:sz w:val="32"/>
          <w:szCs w:val="32"/>
          <w:lang w:eastAsia="en-IN" w:bidi="hi-IN"/>
        </w:rPr>
        <w:t>new</w:t>
      </w:r>
      <w:r w:rsidRPr="00406B43">
        <w:rPr>
          <w:rFonts w:ascii="Segoe UI" w:eastAsia="Times New Roman" w:hAnsi="Segoe UI" w:cs="Segoe UI"/>
          <w:color w:val="24292E"/>
          <w:sz w:val="32"/>
          <w:szCs w:val="32"/>
          <w:lang w:eastAsia="en-IN" w:bidi="hi-IN"/>
        </w:rPr>
        <w:t xml:space="preserve"> Student(</w:t>
      </w:r>
      <w:r w:rsidRPr="00406B43">
        <w:rPr>
          <w:rFonts w:ascii="Segoe UI" w:eastAsia="Times New Roman" w:hAnsi="Segoe UI" w:cs="Segoe UI"/>
          <w:color w:val="032F62"/>
          <w:sz w:val="32"/>
          <w:szCs w:val="32"/>
          <w:lang w:eastAsia="en-IN" w:bidi="hi-IN"/>
        </w:rPr>
        <w:t>"Prakash"</w:t>
      </w:r>
      <w:r w:rsidRPr="00406B43">
        <w:rPr>
          <w:rFonts w:ascii="Segoe UI" w:eastAsia="Times New Roman" w:hAnsi="Segoe UI" w:cs="Segoe UI"/>
          <w:color w:val="24292E"/>
          <w:sz w:val="32"/>
          <w:szCs w:val="32"/>
          <w:lang w:eastAsia="en-IN" w:bidi="hi-IN"/>
        </w:rPr>
        <w:t xml:space="preserve">, </w:t>
      </w:r>
      <w:r w:rsidRPr="00406B43">
        <w:rPr>
          <w:rFonts w:ascii="Segoe UI" w:eastAsia="Times New Roman" w:hAnsi="Segoe UI" w:cs="Segoe UI"/>
          <w:color w:val="032F62"/>
          <w:sz w:val="32"/>
          <w:szCs w:val="32"/>
          <w:lang w:eastAsia="en-IN" w:bidi="hi-IN"/>
        </w:rPr>
        <w:t>"GEC"</w:t>
      </w:r>
      <w:r w:rsidRPr="00406B43">
        <w:rPr>
          <w:rFonts w:ascii="Segoe UI" w:eastAsia="Times New Roman" w:hAnsi="Segoe UI" w:cs="Segoe UI"/>
          <w:color w:val="24292E"/>
          <w:sz w:val="32"/>
          <w:szCs w:val="32"/>
          <w:lang w:eastAsia="en-IN" w:bidi="hi-IN"/>
        </w:rPr>
        <w:t>);</w:t>
      </w:r>
    </w:p>
    <w:p w:rsidR="00862B28" w:rsidRPr="00406B43" w:rsidRDefault="00862B28" w:rsidP="00862B28">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color w:val="24292E"/>
          <w:sz w:val="32"/>
          <w:szCs w:val="32"/>
          <w:lang w:eastAsia="en-IN" w:bidi="hi-IN"/>
        </w:rPr>
        <w:t xml:space="preserve">Student student3 </w:t>
      </w:r>
      <w:r w:rsidRPr="00406B43">
        <w:rPr>
          <w:rFonts w:ascii="Segoe UI" w:eastAsia="Times New Roman" w:hAnsi="Segoe UI" w:cs="Segoe UI"/>
          <w:color w:val="D73A49"/>
          <w:sz w:val="32"/>
          <w:szCs w:val="32"/>
          <w:lang w:eastAsia="en-IN" w:bidi="hi-IN"/>
        </w:rPr>
        <w:t>=</w:t>
      </w:r>
      <w:r w:rsidRPr="00406B43">
        <w:rPr>
          <w:rFonts w:ascii="Segoe UI" w:eastAsia="Times New Roman" w:hAnsi="Segoe UI" w:cs="Segoe UI"/>
          <w:color w:val="24292E"/>
          <w:sz w:val="32"/>
          <w:szCs w:val="32"/>
          <w:lang w:eastAsia="en-IN" w:bidi="hi-IN"/>
        </w:rPr>
        <w:t xml:space="preserve"> </w:t>
      </w:r>
      <w:r w:rsidRPr="00406B43">
        <w:rPr>
          <w:rFonts w:ascii="Segoe UI" w:eastAsia="Times New Roman" w:hAnsi="Segoe UI" w:cs="Segoe UI"/>
          <w:color w:val="D73A49"/>
          <w:sz w:val="32"/>
          <w:szCs w:val="32"/>
          <w:lang w:eastAsia="en-IN" w:bidi="hi-IN"/>
        </w:rPr>
        <w:t>new</w:t>
      </w:r>
      <w:r w:rsidRPr="00406B43">
        <w:rPr>
          <w:rFonts w:ascii="Segoe UI" w:eastAsia="Times New Roman" w:hAnsi="Segoe UI" w:cs="Segoe UI"/>
          <w:color w:val="24292E"/>
          <w:sz w:val="32"/>
          <w:szCs w:val="32"/>
          <w:lang w:eastAsia="en-IN" w:bidi="hi-IN"/>
        </w:rPr>
        <w:t xml:space="preserve"> Student(</w:t>
      </w:r>
      <w:r w:rsidRPr="00406B43">
        <w:rPr>
          <w:rFonts w:ascii="Segoe UI" w:eastAsia="Times New Roman" w:hAnsi="Segoe UI" w:cs="Segoe UI"/>
          <w:color w:val="032F62"/>
          <w:sz w:val="32"/>
          <w:szCs w:val="32"/>
          <w:lang w:eastAsia="en-IN" w:bidi="hi-IN"/>
        </w:rPr>
        <w:t>"Pramod"</w:t>
      </w:r>
      <w:r w:rsidRPr="00406B43">
        <w:rPr>
          <w:rFonts w:ascii="Segoe UI" w:eastAsia="Times New Roman" w:hAnsi="Segoe UI" w:cs="Segoe UI"/>
          <w:color w:val="24292E"/>
          <w:sz w:val="32"/>
          <w:szCs w:val="32"/>
          <w:lang w:eastAsia="en-IN" w:bidi="hi-IN"/>
        </w:rPr>
        <w:t xml:space="preserve">, </w:t>
      </w:r>
      <w:r w:rsidRPr="00406B43">
        <w:rPr>
          <w:rFonts w:ascii="Segoe UI" w:eastAsia="Times New Roman" w:hAnsi="Segoe UI" w:cs="Segoe UI"/>
          <w:color w:val="032F62"/>
          <w:sz w:val="32"/>
          <w:szCs w:val="32"/>
          <w:lang w:eastAsia="en-IN" w:bidi="hi-IN"/>
        </w:rPr>
        <w:t>"IIT"</w:t>
      </w:r>
      <w:r w:rsidRPr="00406B43">
        <w:rPr>
          <w:rFonts w:ascii="Segoe UI" w:eastAsia="Times New Roman" w:hAnsi="Segoe UI" w:cs="Segoe UI"/>
          <w:color w:val="24292E"/>
          <w:sz w:val="32"/>
          <w:szCs w:val="32"/>
          <w:lang w:eastAsia="en-IN" w:bidi="hi-IN"/>
        </w:rPr>
        <w:t>);</w:t>
      </w:r>
    </w:p>
    <w:p w:rsidR="002B119E" w:rsidRPr="00406B43" w:rsidRDefault="002B119E" w:rsidP="002B119E">
      <w:pPr>
        <w:shd w:val="clear" w:color="auto" w:fill="FFFFFF"/>
        <w:spacing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b/>
          <w:bCs/>
          <w:color w:val="24292E"/>
          <w:sz w:val="32"/>
          <w:szCs w:val="32"/>
          <w:lang w:eastAsia="en-IN" w:bidi="hi-IN"/>
        </w:rPr>
        <w:t>Declaration: </w:t>
      </w:r>
      <w:r w:rsidRPr="00406B43">
        <w:rPr>
          <w:rFonts w:ascii="Segoe UI" w:eastAsia="Times New Roman" w:hAnsi="Segoe UI" w:cs="Segoe UI"/>
          <w:color w:val="24292E"/>
          <w:sz w:val="32"/>
          <w:szCs w:val="32"/>
          <w:lang w:eastAsia="en-IN" w:bidi="hi-IN"/>
        </w:rPr>
        <w:t>The code </w:t>
      </w:r>
      <w:r w:rsidRPr="00406B43">
        <w:rPr>
          <w:rFonts w:ascii="Segoe UI" w:eastAsia="Times New Roman" w:hAnsi="Segoe UI" w:cs="Segoe UI"/>
          <w:i/>
          <w:iCs/>
          <w:color w:val="D73A49"/>
          <w:sz w:val="32"/>
          <w:szCs w:val="32"/>
          <w:lang w:eastAsia="en-IN" w:bidi="hi-IN"/>
        </w:rPr>
        <w:t>Student student;</w:t>
      </w:r>
      <w:r w:rsidRPr="00406B43">
        <w:rPr>
          <w:rFonts w:ascii="Segoe UI" w:eastAsia="Times New Roman" w:hAnsi="Segoe UI" w:cs="Segoe UI"/>
          <w:color w:val="24292E"/>
          <w:sz w:val="32"/>
          <w:szCs w:val="32"/>
          <w:lang w:eastAsia="en-IN" w:bidi="hi-IN"/>
        </w:rPr>
        <w:t> declarations that associate a variable name with an object type. </w:t>
      </w:r>
    </w:p>
    <w:p w:rsidR="002B119E" w:rsidRPr="00406B43" w:rsidRDefault="002B119E" w:rsidP="002B119E">
      <w:pPr>
        <w:shd w:val="clear" w:color="auto" w:fill="FFFFFF"/>
        <w:spacing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b/>
          <w:bCs/>
          <w:color w:val="24292E"/>
          <w:sz w:val="32"/>
          <w:szCs w:val="32"/>
          <w:lang w:eastAsia="en-IN" w:bidi="hi-IN"/>
        </w:rPr>
        <w:t>Instantiation: </w:t>
      </w:r>
      <w:r w:rsidRPr="00406B43">
        <w:rPr>
          <w:rFonts w:ascii="Segoe UI" w:eastAsia="Times New Roman" w:hAnsi="Segoe UI" w:cs="Segoe UI"/>
          <w:color w:val="24292E"/>
          <w:sz w:val="32"/>
          <w:szCs w:val="32"/>
          <w:lang w:eastAsia="en-IN" w:bidi="hi-IN"/>
        </w:rPr>
        <w:t>The </w:t>
      </w:r>
      <w:r w:rsidRPr="00406B43">
        <w:rPr>
          <w:rFonts w:ascii="Segoe UI" w:eastAsia="Times New Roman" w:hAnsi="Segoe UI" w:cs="Segoe UI"/>
          <w:i/>
          <w:iCs/>
          <w:color w:val="D73A49"/>
          <w:sz w:val="32"/>
          <w:szCs w:val="32"/>
          <w:lang w:eastAsia="en-IN" w:bidi="hi-IN"/>
        </w:rPr>
        <w:t>new</w:t>
      </w:r>
      <w:r w:rsidRPr="00406B43">
        <w:rPr>
          <w:rFonts w:ascii="Segoe UI" w:eastAsia="Times New Roman" w:hAnsi="Segoe UI" w:cs="Segoe UI"/>
          <w:color w:val="24292E"/>
          <w:sz w:val="32"/>
          <w:szCs w:val="32"/>
          <w:lang w:eastAsia="en-IN" w:bidi="hi-IN"/>
        </w:rPr>
        <w:t> keyword is a Java operator that creates the object.</w:t>
      </w:r>
    </w:p>
    <w:p w:rsidR="002B119E" w:rsidRPr="00406B43" w:rsidRDefault="002B119E" w:rsidP="002B119E">
      <w:pPr>
        <w:shd w:val="clear" w:color="auto" w:fill="FFFFFF"/>
        <w:spacing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b/>
          <w:bCs/>
          <w:color w:val="24292E"/>
          <w:sz w:val="32"/>
          <w:szCs w:val="32"/>
          <w:lang w:eastAsia="en-IN" w:bidi="hi-IN"/>
        </w:rPr>
        <w:t>Initialization:</w:t>
      </w:r>
      <w:r w:rsidRPr="00406B43">
        <w:rPr>
          <w:rFonts w:ascii="Segoe UI" w:eastAsia="Times New Roman" w:hAnsi="Segoe UI" w:cs="Segoe UI"/>
          <w:color w:val="24292E"/>
          <w:sz w:val="32"/>
          <w:szCs w:val="32"/>
          <w:lang w:eastAsia="en-IN" w:bidi="hi-IN"/>
        </w:rPr>
        <w:t> The </w:t>
      </w:r>
      <w:r w:rsidRPr="00406B43">
        <w:rPr>
          <w:rFonts w:ascii="Segoe UI" w:eastAsia="Times New Roman" w:hAnsi="Segoe UI" w:cs="Segoe UI"/>
          <w:i/>
          <w:iCs/>
          <w:color w:val="D73A49"/>
          <w:sz w:val="32"/>
          <w:szCs w:val="32"/>
          <w:lang w:eastAsia="en-IN" w:bidi="hi-IN"/>
        </w:rPr>
        <w:t>new</w:t>
      </w:r>
      <w:r w:rsidRPr="00406B43">
        <w:rPr>
          <w:rFonts w:ascii="Segoe UI" w:eastAsia="Times New Roman" w:hAnsi="Segoe UI" w:cs="Segoe UI"/>
          <w:color w:val="24292E"/>
          <w:sz w:val="32"/>
          <w:szCs w:val="32"/>
          <w:lang w:eastAsia="en-IN" w:bidi="hi-IN"/>
        </w:rPr>
        <w:t> operator is followed by a call to a constructor, which initializes the new object.</w:t>
      </w:r>
    </w:p>
    <w:p w:rsidR="00862B28" w:rsidRPr="00406B43" w:rsidRDefault="00862B28" w:rsidP="00D02F13">
      <w:pPr>
        <w:shd w:val="clear" w:color="auto" w:fill="FFFFFF"/>
        <w:spacing w:before="60" w:after="100" w:afterAutospacing="1" w:line="375" w:lineRule="atLeast"/>
        <w:rPr>
          <w:rFonts w:ascii="Segoe UI" w:eastAsia="Times New Roman" w:hAnsi="Segoe UI" w:cs="Segoe UI"/>
          <w:color w:val="000000"/>
          <w:sz w:val="32"/>
          <w:szCs w:val="32"/>
          <w:lang w:eastAsia="en-IN" w:bidi="hi-IN"/>
        </w:rPr>
      </w:pPr>
    </w:p>
    <w:p w:rsidR="002B119E" w:rsidRPr="00406B43" w:rsidRDefault="002B119E" w:rsidP="002B119E">
      <w:pPr>
        <w:pStyle w:val="Heading3"/>
        <w:shd w:val="clear" w:color="auto" w:fill="FFFFFF"/>
        <w:spacing w:before="360" w:after="240"/>
        <w:rPr>
          <w:rFonts w:ascii="Segoe UI" w:hAnsi="Segoe UI" w:cs="Segoe UI"/>
          <w:color w:val="24292E"/>
          <w:sz w:val="32"/>
          <w:szCs w:val="32"/>
        </w:rPr>
      </w:pPr>
      <w:r w:rsidRPr="00406B43">
        <w:rPr>
          <w:rFonts w:ascii="Segoe UI" w:hAnsi="Segoe UI" w:cs="Segoe UI"/>
          <w:color w:val="24292E"/>
          <w:sz w:val="32"/>
          <w:szCs w:val="32"/>
        </w:rPr>
        <w:lastRenderedPageBreak/>
        <w:t>Declaring a Variable to Refer to an Object</w:t>
      </w:r>
    </w:p>
    <w:p w:rsidR="002B119E" w:rsidRPr="00406B43" w:rsidRDefault="002B119E" w:rsidP="002B119E">
      <w:pPr>
        <w:shd w:val="clear" w:color="auto" w:fill="FFFFFF"/>
        <w:rPr>
          <w:rFonts w:ascii="Segoe UI" w:hAnsi="Segoe UI" w:cs="Segoe UI"/>
          <w:color w:val="24292E"/>
          <w:sz w:val="32"/>
          <w:szCs w:val="32"/>
        </w:rPr>
      </w:pPr>
      <w:r w:rsidRPr="00406B43">
        <w:rPr>
          <w:rFonts w:ascii="Segoe UI" w:hAnsi="Segoe UI" w:cs="Segoe UI"/>
          <w:color w:val="24292E"/>
          <w:sz w:val="32"/>
          <w:szCs w:val="32"/>
        </w:rPr>
        <w:t>General syntax:</w:t>
      </w:r>
    </w:p>
    <w:p w:rsidR="002B119E" w:rsidRPr="00406B43" w:rsidRDefault="002B119E" w:rsidP="002B119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Fonts w:ascii="Segoe UI" w:hAnsi="Segoe UI" w:cs="Segoe UI"/>
          <w:color w:val="24292E"/>
          <w:sz w:val="32"/>
          <w:szCs w:val="32"/>
        </w:rPr>
        <w:t>type name;</w:t>
      </w:r>
    </w:p>
    <w:p w:rsidR="002B119E" w:rsidRPr="00406B43" w:rsidRDefault="002B119E" w:rsidP="002B119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Fonts w:ascii="Segoe UI" w:hAnsi="Segoe UI" w:cs="Segoe UI"/>
          <w:color w:val="24292E"/>
          <w:sz w:val="32"/>
          <w:szCs w:val="32"/>
        </w:rPr>
        <w:t>string name;</w:t>
      </w:r>
    </w:p>
    <w:p w:rsidR="002B119E" w:rsidRPr="00406B43" w:rsidRDefault="002B119E" w:rsidP="002B119E">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Fonts w:ascii="Segoe UI" w:hAnsi="Segoe UI" w:cs="Segoe UI"/>
          <w:color w:val="24292E"/>
          <w:sz w:val="32"/>
          <w:szCs w:val="32"/>
        </w:rPr>
        <w:t>int rollNum;</w:t>
      </w:r>
    </w:p>
    <w:p w:rsidR="002B119E" w:rsidRPr="00406B43" w:rsidRDefault="002B119E" w:rsidP="00D02F13">
      <w:pPr>
        <w:shd w:val="clear" w:color="auto" w:fill="FFFFFF"/>
        <w:spacing w:before="60" w:after="100" w:afterAutospacing="1" w:line="375" w:lineRule="atLeast"/>
        <w:rPr>
          <w:rFonts w:ascii="Segoe UI" w:eastAsia="Times New Roman" w:hAnsi="Segoe UI" w:cs="Segoe UI"/>
          <w:color w:val="000000"/>
          <w:sz w:val="32"/>
          <w:szCs w:val="32"/>
          <w:lang w:eastAsia="en-IN" w:bidi="hi-IN"/>
        </w:rPr>
      </w:pPr>
    </w:p>
    <w:p w:rsidR="007D5B18" w:rsidRPr="00406B43" w:rsidRDefault="007D5B18" w:rsidP="007D5B18">
      <w:pPr>
        <w:pStyle w:val="Heading3"/>
        <w:shd w:val="clear" w:color="auto" w:fill="FFFFFF"/>
        <w:spacing w:before="360" w:after="240"/>
        <w:rPr>
          <w:rFonts w:ascii="Segoe UI" w:hAnsi="Segoe UI" w:cs="Segoe UI"/>
          <w:color w:val="24292E"/>
          <w:sz w:val="32"/>
          <w:szCs w:val="32"/>
        </w:rPr>
      </w:pPr>
      <w:r w:rsidRPr="00406B43">
        <w:rPr>
          <w:rFonts w:ascii="Segoe UI" w:hAnsi="Segoe UI" w:cs="Segoe UI"/>
          <w:color w:val="24292E"/>
          <w:sz w:val="32"/>
          <w:szCs w:val="32"/>
        </w:rPr>
        <w:t>Initializing an Object</w:t>
      </w:r>
    </w:p>
    <w:p w:rsidR="007D5B18" w:rsidRPr="00406B43" w:rsidRDefault="007D5B18" w:rsidP="007D5B18">
      <w:pPr>
        <w:shd w:val="clear" w:color="auto" w:fill="FFFFFF"/>
        <w:rPr>
          <w:rFonts w:ascii="Segoe UI" w:hAnsi="Segoe UI" w:cs="Segoe UI"/>
          <w:color w:val="24292E"/>
          <w:sz w:val="32"/>
          <w:szCs w:val="32"/>
        </w:rPr>
      </w:pPr>
      <w:r w:rsidRPr="00406B43">
        <w:rPr>
          <w:rFonts w:ascii="Segoe UI" w:hAnsi="Segoe UI" w:cs="Segoe UI"/>
          <w:color w:val="24292E"/>
          <w:sz w:val="32"/>
          <w:szCs w:val="32"/>
        </w:rPr>
        <w:t>The </w:t>
      </w:r>
      <w:r w:rsidRPr="00406B43">
        <w:rPr>
          <w:rFonts w:ascii="Segoe UI" w:hAnsi="Segoe UI" w:cs="Segoe UI"/>
          <w:i/>
          <w:iCs/>
          <w:color w:val="D73A49"/>
          <w:sz w:val="32"/>
          <w:szCs w:val="32"/>
        </w:rPr>
        <w:t>new</w:t>
      </w:r>
      <w:r w:rsidRPr="00406B43">
        <w:rPr>
          <w:rFonts w:ascii="Segoe UI" w:hAnsi="Segoe UI" w:cs="Segoe UI"/>
          <w:color w:val="24292E"/>
          <w:sz w:val="32"/>
          <w:szCs w:val="32"/>
        </w:rPr>
        <w:t> keyword is followed by a call to a constructor, which initializes the new object. For example:</w:t>
      </w:r>
    </w:p>
    <w:p w:rsidR="007D5B18" w:rsidRPr="00406B43" w:rsidRDefault="007D5B18" w:rsidP="007D5B18">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 xml:space="preserve"> student </w:t>
      </w:r>
      <w:r w:rsidRPr="00406B43">
        <w:rPr>
          <w:rStyle w:val="pl-k"/>
          <w:rFonts w:ascii="Segoe UI" w:hAnsi="Segoe UI" w:cs="Segoe UI"/>
          <w:color w:val="D73A49"/>
          <w:sz w:val="32"/>
          <w:szCs w:val="32"/>
        </w:rPr>
        <w:t>=</w:t>
      </w:r>
      <w:r w:rsidRPr="00406B43">
        <w:rPr>
          <w:rFonts w:ascii="Segoe UI" w:hAnsi="Segoe UI" w:cs="Segoe UI"/>
          <w:color w:val="24292E"/>
          <w:sz w:val="32"/>
          <w:szCs w:val="32"/>
        </w:rPr>
        <w:t xml:space="preserve"> </w:t>
      </w:r>
      <w:r w:rsidRPr="00406B43">
        <w:rPr>
          <w:rStyle w:val="pl-k"/>
          <w:rFonts w:ascii="Segoe UI" w:hAnsi="Segoe UI" w:cs="Segoe UI"/>
          <w:color w:val="D73A49"/>
          <w:sz w:val="32"/>
          <w:szCs w:val="32"/>
        </w:rPr>
        <w:t>new</w:t>
      </w:r>
      <w:r w:rsidRPr="00406B43">
        <w:rPr>
          <w:rFonts w:ascii="Segoe UI" w:hAnsi="Segoe UI" w:cs="Segoe UI"/>
          <w:color w:val="24292E"/>
          <w:sz w:val="32"/>
          <w:szCs w:val="32"/>
        </w:rPr>
        <w:t xml:space="preserve"> </w:t>
      </w: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w:t>
      </w:r>
      <w:r w:rsidRPr="00406B43">
        <w:rPr>
          <w:rStyle w:val="pl-pds"/>
          <w:rFonts w:ascii="Segoe UI" w:hAnsi="Segoe UI" w:cs="Segoe UI"/>
          <w:color w:val="032F62"/>
          <w:sz w:val="32"/>
          <w:szCs w:val="32"/>
        </w:rPr>
        <w:t>"</w:t>
      </w:r>
      <w:r w:rsidRPr="00406B43">
        <w:rPr>
          <w:rStyle w:val="pl-s"/>
          <w:rFonts w:ascii="Segoe UI" w:eastAsiaTheme="majorEastAsia" w:hAnsi="Segoe UI" w:cs="Segoe UI"/>
          <w:color w:val="032F62"/>
          <w:sz w:val="32"/>
          <w:szCs w:val="32"/>
        </w:rPr>
        <w:t>Ramesh</w:t>
      </w:r>
      <w:r w:rsidRPr="00406B43">
        <w:rPr>
          <w:rStyle w:val="pl-pds"/>
          <w:rFonts w:ascii="Segoe UI" w:hAnsi="Segoe UI" w:cs="Segoe UI"/>
          <w:color w:val="032F62"/>
          <w:sz w:val="32"/>
          <w:szCs w:val="32"/>
        </w:rPr>
        <w:t>"</w:t>
      </w:r>
      <w:r w:rsidRPr="00406B43">
        <w:rPr>
          <w:rFonts w:ascii="Segoe UI" w:hAnsi="Segoe UI" w:cs="Segoe UI"/>
          <w:color w:val="24292E"/>
          <w:sz w:val="32"/>
          <w:szCs w:val="32"/>
        </w:rPr>
        <w:t xml:space="preserve">, </w:t>
      </w:r>
      <w:r w:rsidRPr="00406B43">
        <w:rPr>
          <w:rStyle w:val="pl-pds"/>
          <w:rFonts w:ascii="Segoe UI" w:hAnsi="Segoe UI" w:cs="Segoe UI"/>
          <w:color w:val="032F62"/>
          <w:sz w:val="32"/>
          <w:szCs w:val="32"/>
        </w:rPr>
        <w:t>"</w:t>
      </w:r>
      <w:r w:rsidRPr="00406B43">
        <w:rPr>
          <w:rStyle w:val="pl-s"/>
          <w:rFonts w:ascii="Segoe UI" w:eastAsiaTheme="majorEastAsia" w:hAnsi="Segoe UI" w:cs="Segoe UI"/>
          <w:color w:val="032F62"/>
          <w:sz w:val="32"/>
          <w:szCs w:val="32"/>
        </w:rPr>
        <w:t>BVB</w:t>
      </w:r>
      <w:r w:rsidRPr="00406B43">
        <w:rPr>
          <w:rStyle w:val="pl-pds"/>
          <w:rFonts w:ascii="Segoe UI" w:hAnsi="Segoe UI" w:cs="Segoe UI"/>
          <w:color w:val="032F62"/>
          <w:sz w:val="32"/>
          <w:szCs w:val="32"/>
        </w:rPr>
        <w:t>"</w:t>
      </w:r>
      <w:r w:rsidRPr="00406B43">
        <w:rPr>
          <w:rFonts w:ascii="Segoe UI" w:hAnsi="Segoe UI" w:cs="Segoe UI"/>
          <w:color w:val="24292E"/>
          <w:sz w:val="32"/>
          <w:szCs w:val="32"/>
        </w:rPr>
        <w:t>);</w:t>
      </w:r>
    </w:p>
    <w:p w:rsidR="007D5B18" w:rsidRPr="00406B43" w:rsidRDefault="007D5B18" w:rsidP="007D5B18">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 xml:space="preserve"> student2 </w:t>
      </w:r>
      <w:r w:rsidRPr="00406B43">
        <w:rPr>
          <w:rStyle w:val="pl-k"/>
          <w:rFonts w:ascii="Segoe UI" w:hAnsi="Segoe UI" w:cs="Segoe UI"/>
          <w:color w:val="D73A49"/>
          <w:sz w:val="32"/>
          <w:szCs w:val="32"/>
        </w:rPr>
        <w:t>=</w:t>
      </w:r>
      <w:r w:rsidRPr="00406B43">
        <w:rPr>
          <w:rFonts w:ascii="Segoe UI" w:hAnsi="Segoe UI" w:cs="Segoe UI"/>
          <w:color w:val="24292E"/>
          <w:sz w:val="32"/>
          <w:szCs w:val="32"/>
        </w:rPr>
        <w:t xml:space="preserve"> </w:t>
      </w:r>
      <w:r w:rsidRPr="00406B43">
        <w:rPr>
          <w:rStyle w:val="pl-k"/>
          <w:rFonts w:ascii="Segoe UI" w:hAnsi="Segoe UI" w:cs="Segoe UI"/>
          <w:color w:val="D73A49"/>
          <w:sz w:val="32"/>
          <w:szCs w:val="32"/>
        </w:rPr>
        <w:t>new</w:t>
      </w:r>
      <w:r w:rsidRPr="00406B43">
        <w:rPr>
          <w:rFonts w:ascii="Segoe UI" w:hAnsi="Segoe UI" w:cs="Segoe UI"/>
          <w:color w:val="24292E"/>
          <w:sz w:val="32"/>
          <w:szCs w:val="32"/>
        </w:rPr>
        <w:t xml:space="preserve"> </w:t>
      </w: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w:t>
      </w:r>
      <w:r w:rsidRPr="00406B43">
        <w:rPr>
          <w:rStyle w:val="pl-pds"/>
          <w:rFonts w:ascii="Segoe UI" w:hAnsi="Segoe UI" w:cs="Segoe UI"/>
          <w:color w:val="032F62"/>
          <w:sz w:val="32"/>
          <w:szCs w:val="32"/>
        </w:rPr>
        <w:t>"</w:t>
      </w:r>
      <w:r w:rsidRPr="00406B43">
        <w:rPr>
          <w:rStyle w:val="pl-s"/>
          <w:rFonts w:ascii="Segoe UI" w:eastAsiaTheme="majorEastAsia" w:hAnsi="Segoe UI" w:cs="Segoe UI"/>
          <w:color w:val="032F62"/>
          <w:sz w:val="32"/>
          <w:szCs w:val="32"/>
        </w:rPr>
        <w:t>Prakash</w:t>
      </w:r>
      <w:r w:rsidRPr="00406B43">
        <w:rPr>
          <w:rStyle w:val="pl-pds"/>
          <w:rFonts w:ascii="Segoe UI" w:hAnsi="Segoe UI" w:cs="Segoe UI"/>
          <w:color w:val="032F62"/>
          <w:sz w:val="32"/>
          <w:szCs w:val="32"/>
        </w:rPr>
        <w:t>"</w:t>
      </w:r>
      <w:r w:rsidRPr="00406B43">
        <w:rPr>
          <w:rFonts w:ascii="Segoe UI" w:hAnsi="Segoe UI" w:cs="Segoe UI"/>
          <w:color w:val="24292E"/>
          <w:sz w:val="32"/>
          <w:szCs w:val="32"/>
        </w:rPr>
        <w:t xml:space="preserve">, </w:t>
      </w:r>
      <w:r w:rsidRPr="00406B43">
        <w:rPr>
          <w:rStyle w:val="pl-pds"/>
          <w:rFonts w:ascii="Segoe UI" w:hAnsi="Segoe UI" w:cs="Segoe UI"/>
          <w:color w:val="032F62"/>
          <w:sz w:val="32"/>
          <w:szCs w:val="32"/>
        </w:rPr>
        <w:t>"</w:t>
      </w:r>
      <w:r w:rsidRPr="00406B43">
        <w:rPr>
          <w:rStyle w:val="pl-s"/>
          <w:rFonts w:ascii="Segoe UI" w:eastAsiaTheme="majorEastAsia" w:hAnsi="Segoe UI" w:cs="Segoe UI"/>
          <w:color w:val="032F62"/>
          <w:sz w:val="32"/>
          <w:szCs w:val="32"/>
        </w:rPr>
        <w:t>GEC</w:t>
      </w:r>
      <w:r w:rsidRPr="00406B43">
        <w:rPr>
          <w:rStyle w:val="pl-pds"/>
          <w:rFonts w:ascii="Segoe UI" w:hAnsi="Segoe UI" w:cs="Segoe UI"/>
          <w:color w:val="032F62"/>
          <w:sz w:val="32"/>
          <w:szCs w:val="32"/>
        </w:rPr>
        <w:t>"</w:t>
      </w:r>
      <w:r w:rsidRPr="00406B43">
        <w:rPr>
          <w:rFonts w:ascii="Segoe UI" w:hAnsi="Segoe UI" w:cs="Segoe UI"/>
          <w:color w:val="24292E"/>
          <w:sz w:val="32"/>
          <w:szCs w:val="32"/>
        </w:rPr>
        <w:t>);</w:t>
      </w:r>
    </w:p>
    <w:p w:rsidR="007D5B18" w:rsidRPr="00406B43" w:rsidRDefault="007D5B18" w:rsidP="007D5B18">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 xml:space="preserve"> student3 </w:t>
      </w:r>
      <w:r w:rsidRPr="00406B43">
        <w:rPr>
          <w:rStyle w:val="pl-k"/>
          <w:rFonts w:ascii="Segoe UI" w:hAnsi="Segoe UI" w:cs="Segoe UI"/>
          <w:color w:val="D73A49"/>
          <w:sz w:val="32"/>
          <w:szCs w:val="32"/>
        </w:rPr>
        <w:t>=</w:t>
      </w:r>
      <w:r w:rsidRPr="00406B43">
        <w:rPr>
          <w:rFonts w:ascii="Segoe UI" w:hAnsi="Segoe UI" w:cs="Segoe UI"/>
          <w:color w:val="24292E"/>
          <w:sz w:val="32"/>
          <w:szCs w:val="32"/>
        </w:rPr>
        <w:t xml:space="preserve"> </w:t>
      </w:r>
      <w:r w:rsidRPr="00406B43">
        <w:rPr>
          <w:rStyle w:val="pl-k"/>
          <w:rFonts w:ascii="Segoe UI" w:hAnsi="Segoe UI" w:cs="Segoe UI"/>
          <w:color w:val="D73A49"/>
          <w:sz w:val="32"/>
          <w:szCs w:val="32"/>
        </w:rPr>
        <w:t>new</w:t>
      </w:r>
      <w:r w:rsidRPr="00406B43">
        <w:rPr>
          <w:rFonts w:ascii="Segoe UI" w:hAnsi="Segoe UI" w:cs="Segoe UI"/>
          <w:color w:val="24292E"/>
          <w:sz w:val="32"/>
          <w:szCs w:val="32"/>
        </w:rPr>
        <w:t xml:space="preserve"> </w:t>
      </w: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w:t>
      </w:r>
      <w:r w:rsidRPr="00406B43">
        <w:rPr>
          <w:rStyle w:val="pl-pds"/>
          <w:rFonts w:ascii="Segoe UI" w:hAnsi="Segoe UI" w:cs="Segoe UI"/>
          <w:color w:val="032F62"/>
          <w:sz w:val="32"/>
          <w:szCs w:val="32"/>
        </w:rPr>
        <w:t>"</w:t>
      </w:r>
      <w:r w:rsidRPr="00406B43">
        <w:rPr>
          <w:rStyle w:val="pl-s"/>
          <w:rFonts w:ascii="Segoe UI" w:eastAsiaTheme="majorEastAsia" w:hAnsi="Segoe UI" w:cs="Segoe UI"/>
          <w:color w:val="032F62"/>
          <w:sz w:val="32"/>
          <w:szCs w:val="32"/>
        </w:rPr>
        <w:t>Pramod</w:t>
      </w:r>
      <w:r w:rsidRPr="00406B43">
        <w:rPr>
          <w:rStyle w:val="pl-pds"/>
          <w:rFonts w:ascii="Segoe UI" w:hAnsi="Segoe UI" w:cs="Segoe UI"/>
          <w:color w:val="032F62"/>
          <w:sz w:val="32"/>
          <w:szCs w:val="32"/>
        </w:rPr>
        <w:t>"</w:t>
      </w:r>
      <w:r w:rsidRPr="00406B43">
        <w:rPr>
          <w:rFonts w:ascii="Segoe UI" w:hAnsi="Segoe UI" w:cs="Segoe UI"/>
          <w:color w:val="24292E"/>
          <w:sz w:val="32"/>
          <w:szCs w:val="32"/>
        </w:rPr>
        <w:t xml:space="preserve">, </w:t>
      </w:r>
      <w:r w:rsidRPr="00406B43">
        <w:rPr>
          <w:rStyle w:val="pl-pds"/>
          <w:rFonts w:ascii="Segoe UI" w:hAnsi="Segoe UI" w:cs="Segoe UI"/>
          <w:color w:val="032F62"/>
          <w:sz w:val="32"/>
          <w:szCs w:val="32"/>
        </w:rPr>
        <w:t>"</w:t>
      </w:r>
      <w:r w:rsidRPr="00406B43">
        <w:rPr>
          <w:rStyle w:val="pl-s"/>
          <w:rFonts w:ascii="Segoe UI" w:eastAsiaTheme="majorEastAsia" w:hAnsi="Segoe UI" w:cs="Segoe UI"/>
          <w:color w:val="032F62"/>
          <w:sz w:val="32"/>
          <w:szCs w:val="32"/>
        </w:rPr>
        <w:t>IIT</w:t>
      </w:r>
      <w:r w:rsidRPr="00406B43">
        <w:rPr>
          <w:rStyle w:val="pl-pds"/>
          <w:rFonts w:ascii="Segoe UI" w:hAnsi="Segoe UI" w:cs="Segoe UI"/>
          <w:color w:val="032F62"/>
          <w:sz w:val="32"/>
          <w:szCs w:val="32"/>
        </w:rPr>
        <w:t>"</w:t>
      </w:r>
      <w:r w:rsidRPr="00406B43">
        <w:rPr>
          <w:rFonts w:ascii="Segoe UI" w:hAnsi="Segoe UI" w:cs="Segoe UI"/>
          <w:color w:val="24292E"/>
          <w:sz w:val="32"/>
          <w:szCs w:val="32"/>
        </w:rPr>
        <w:t>);</w:t>
      </w:r>
    </w:p>
    <w:p w:rsidR="007D5B18" w:rsidRPr="00406B43" w:rsidRDefault="007D5B18" w:rsidP="00D02F13">
      <w:pPr>
        <w:shd w:val="clear" w:color="auto" w:fill="FFFFFF"/>
        <w:spacing w:before="60" w:after="100" w:afterAutospacing="1" w:line="375" w:lineRule="atLeast"/>
        <w:rPr>
          <w:rFonts w:ascii="Segoe UI" w:eastAsia="Times New Roman" w:hAnsi="Segoe UI" w:cs="Segoe UI"/>
          <w:color w:val="000000"/>
          <w:sz w:val="32"/>
          <w:szCs w:val="32"/>
          <w:lang w:eastAsia="en-IN" w:bidi="hi-IN"/>
        </w:rPr>
      </w:pPr>
    </w:p>
    <w:p w:rsidR="002B119E" w:rsidRPr="00406B43" w:rsidRDefault="002B119E" w:rsidP="002B119E">
      <w:pPr>
        <w:pStyle w:val="Heading3"/>
        <w:shd w:val="clear" w:color="auto" w:fill="FFFFFF"/>
        <w:spacing w:before="360" w:after="240"/>
        <w:rPr>
          <w:rFonts w:ascii="Segoe UI" w:hAnsi="Segoe UI" w:cs="Segoe UI"/>
          <w:color w:val="24292E"/>
          <w:sz w:val="32"/>
          <w:szCs w:val="32"/>
        </w:rPr>
      </w:pPr>
      <w:r w:rsidRPr="00406B43">
        <w:rPr>
          <w:rFonts w:ascii="Segoe UI" w:hAnsi="Segoe UI" w:cs="Segoe UI"/>
          <w:color w:val="24292E"/>
          <w:sz w:val="32"/>
          <w:szCs w:val="32"/>
        </w:rPr>
        <w:t>Instantiating a Class</w:t>
      </w:r>
    </w:p>
    <w:p w:rsidR="002B119E" w:rsidRPr="00406B43" w:rsidRDefault="002B119E" w:rsidP="002B119E">
      <w:pPr>
        <w:pStyle w:val="Heading2"/>
        <w:shd w:val="clear" w:color="auto" w:fill="FFFFFF"/>
        <w:rPr>
          <w:rFonts w:ascii="Segoe UI" w:hAnsi="Segoe UI" w:cs="Segoe UI"/>
          <w:color w:val="24292E"/>
          <w:sz w:val="32"/>
          <w:szCs w:val="32"/>
        </w:rPr>
      </w:pPr>
      <w:r w:rsidRPr="00406B43">
        <w:rPr>
          <w:rFonts w:ascii="Segoe UI" w:hAnsi="Segoe UI" w:cs="Segoe UI"/>
          <w:b/>
          <w:bCs/>
          <w:color w:val="24292E"/>
          <w:sz w:val="32"/>
          <w:szCs w:val="32"/>
        </w:rPr>
        <w:t>The </w:t>
      </w:r>
      <w:r w:rsidRPr="00406B43">
        <w:rPr>
          <w:rFonts w:ascii="Segoe UI" w:hAnsi="Segoe UI" w:cs="Segoe UI"/>
          <w:b/>
          <w:bCs/>
          <w:i/>
          <w:iCs/>
          <w:color w:val="D73A49"/>
          <w:sz w:val="32"/>
          <w:szCs w:val="32"/>
        </w:rPr>
        <w:t>new</w:t>
      </w:r>
      <w:r w:rsidRPr="00406B43">
        <w:rPr>
          <w:rFonts w:ascii="Segoe UI" w:hAnsi="Segoe UI" w:cs="Segoe UI"/>
          <w:b/>
          <w:bCs/>
          <w:color w:val="24292E"/>
          <w:sz w:val="32"/>
          <w:szCs w:val="32"/>
        </w:rPr>
        <w:t> operator instantiates a class by allocating memory for a new object and returning a reference to that memory. The </w:t>
      </w:r>
      <w:r w:rsidRPr="00406B43">
        <w:rPr>
          <w:rFonts w:ascii="Segoe UI" w:hAnsi="Segoe UI" w:cs="Segoe UI"/>
          <w:b/>
          <w:bCs/>
          <w:i/>
          <w:iCs/>
          <w:color w:val="D73A49"/>
          <w:sz w:val="32"/>
          <w:szCs w:val="32"/>
        </w:rPr>
        <w:t>new</w:t>
      </w:r>
      <w:r w:rsidRPr="00406B43">
        <w:rPr>
          <w:rFonts w:ascii="Segoe UI" w:hAnsi="Segoe UI" w:cs="Segoe UI"/>
          <w:b/>
          <w:bCs/>
          <w:color w:val="24292E"/>
          <w:sz w:val="32"/>
          <w:szCs w:val="32"/>
        </w:rPr>
        <w:t> operator also invokes the object constructor.</w:t>
      </w:r>
    </w:p>
    <w:p w:rsidR="002B119E" w:rsidRPr="00406B43" w:rsidRDefault="002B119E" w:rsidP="002B119E">
      <w:pPr>
        <w:pStyle w:val="Heading2"/>
        <w:shd w:val="clear" w:color="auto" w:fill="FFFFFF"/>
        <w:rPr>
          <w:rFonts w:ascii="Segoe UI" w:hAnsi="Segoe UI" w:cs="Segoe UI"/>
          <w:color w:val="24292E"/>
          <w:sz w:val="32"/>
          <w:szCs w:val="32"/>
        </w:rPr>
      </w:pPr>
      <w:r w:rsidRPr="00406B43">
        <w:rPr>
          <w:rFonts w:ascii="Segoe UI" w:hAnsi="Segoe UI" w:cs="Segoe UI"/>
          <w:b/>
          <w:bCs/>
          <w:color w:val="24292E"/>
          <w:sz w:val="32"/>
          <w:szCs w:val="32"/>
        </w:rPr>
        <w:t>For example:</w:t>
      </w:r>
    </w:p>
    <w:p w:rsidR="002B119E" w:rsidRPr="00406B43" w:rsidRDefault="002B119E" w:rsidP="002B119E">
      <w:pPr>
        <w:pStyle w:val="HTMLPreformatted"/>
        <w:pBdr>
          <w:top w:val="single" w:sz="6" w:space="12" w:color="3D85C6"/>
          <w:left w:val="single" w:sz="6" w:space="12" w:color="3D85C6"/>
          <w:bottom w:val="single" w:sz="6" w:space="12" w:color="3D85C6"/>
          <w:right w:val="single" w:sz="6" w:space="12" w:color="3D85C6"/>
        </w:pBdr>
        <w:shd w:val="clear" w:color="auto" w:fill="F6F8FA"/>
        <w:outlineLvl w:val="2"/>
        <w:rPr>
          <w:rFonts w:ascii="Segoe UI" w:hAnsi="Segoe UI" w:cs="Segoe UI"/>
          <w:color w:val="24292E"/>
          <w:sz w:val="32"/>
          <w:szCs w:val="32"/>
        </w:rPr>
      </w:pP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 xml:space="preserve"> student </w:t>
      </w:r>
      <w:r w:rsidRPr="00406B43">
        <w:rPr>
          <w:rStyle w:val="pl-k"/>
          <w:rFonts w:ascii="Segoe UI" w:eastAsiaTheme="majorEastAsia" w:hAnsi="Segoe UI" w:cs="Segoe UI"/>
          <w:color w:val="D73A49"/>
          <w:sz w:val="32"/>
          <w:szCs w:val="32"/>
        </w:rPr>
        <w:t>=</w:t>
      </w:r>
      <w:r w:rsidRPr="00406B43">
        <w:rPr>
          <w:rFonts w:ascii="Segoe UI" w:hAnsi="Segoe UI" w:cs="Segoe UI"/>
          <w:color w:val="24292E"/>
          <w:sz w:val="32"/>
          <w:szCs w:val="32"/>
        </w:rPr>
        <w:t xml:space="preserve"> </w:t>
      </w:r>
      <w:r w:rsidRPr="00406B43">
        <w:rPr>
          <w:rStyle w:val="pl-k"/>
          <w:rFonts w:ascii="Segoe UI" w:eastAsiaTheme="majorEastAsia" w:hAnsi="Segoe UI" w:cs="Segoe UI"/>
          <w:color w:val="D73A49"/>
          <w:sz w:val="32"/>
          <w:szCs w:val="32"/>
        </w:rPr>
        <w:t>new</w:t>
      </w:r>
      <w:r w:rsidRPr="00406B43">
        <w:rPr>
          <w:rFonts w:ascii="Segoe UI" w:hAnsi="Segoe UI" w:cs="Segoe UI"/>
          <w:color w:val="24292E"/>
          <w:sz w:val="32"/>
          <w:szCs w:val="32"/>
        </w:rPr>
        <w:t xml:space="preserve"> </w:t>
      </w: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w:t>
      </w:r>
      <w:r w:rsidRPr="00406B43">
        <w:rPr>
          <w:rStyle w:val="pl-pds"/>
          <w:rFonts w:ascii="Segoe UI" w:hAnsi="Segoe UI" w:cs="Segoe UI"/>
          <w:color w:val="032F62"/>
          <w:sz w:val="32"/>
          <w:szCs w:val="32"/>
        </w:rPr>
        <w:t>"</w:t>
      </w:r>
      <w:r w:rsidRPr="00406B43">
        <w:rPr>
          <w:rStyle w:val="pl-s"/>
          <w:rFonts w:ascii="Segoe UI" w:hAnsi="Segoe UI" w:cs="Segoe UI"/>
          <w:color w:val="032F62"/>
          <w:sz w:val="32"/>
          <w:szCs w:val="32"/>
        </w:rPr>
        <w:t>Ramesh</w:t>
      </w:r>
      <w:r w:rsidRPr="00406B43">
        <w:rPr>
          <w:rStyle w:val="pl-pds"/>
          <w:rFonts w:ascii="Segoe UI" w:hAnsi="Segoe UI" w:cs="Segoe UI"/>
          <w:color w:val="032F62"/>
          <w:sz w:val="32"/>
          <w:szCs w:val="32"/>
        </w:rPr>
        <w:t>"</w:t>
      </w:r>
      <w:r w:rsidRPr="00406B43">
        <w:rPr>
          <w:rFonts w:ascii="Segoe UI" w:hAnsi="Segoe UI" w:cs="Segoe UI"/>
          <w:color w:val="24292E"/>
          <w:sz w:val="32"/>
          <w:szCs w:val="32"/>
        </w:rPr>
        <w:t xml:space="preserve">, </w:t>
      </w:r>
      <w:r w:rsidRPr="00406B43">
        <w:rPr>
          <w:rStyle w:val="pl-pds"/>
          <w:rFonts w:ascii="Segoe UI" w:hAnsi="Segoe UI" w:cs="Segoe UI"/>
          <w:color w:val="032F62"/>
          <w:sz w:val="32"/>
          <w:szCs w:val="32"/>
        </w:rPr>
        <w:t>"</w:t>
      </w:r>
      <w:r w:rsidRPr="00406B43">
        <w:rPr>
          <w:rStyle w:val="pl-s"/>
          <w:rFonts w:ascii="Segoe UI" w:hAnsi="Segoe UI" w:cs="Segoe UI"/>
          <w:color w:val="032F62"/>
          <w:sz w:val="32"/>
          <w:szCs w:val="32"/>
        </w:rPr>
        <w:t>BVB</w:t>
      </w:r>
      <w:r w:rsidRPr="00406B43">
        <w:rPr>
          <w:rStyle w:val="pl-pds"/>
          <w:rFonts w:ascii="Segoe UI" w:hAnsi="Segoe UI" w:cs="Segoe UI"/>
          <w:color w:val="032F62"/>
          <w:sz w:val="32"/>
          <w:szCs w:val="32"/>
        </w:rPr>
        <w:t>"</w:t>
      </w:r>
      <w:r w:rsidRPr="00406B43">
        <w:rPr>
          <w:rFonts w:ascii="Segoe UI" w:hAnsi="Segoe UI" w:cs="Segoe UI"/>
          <w:color w:val="24292E"/>
          <w:sz w:val="32"/>
          <w:szCs w:val="32"/>
        </w:rPr>
        <w:t>);</w:t>
      </w:r>
    </w:p>
    <w:p w:rsidR="002B119E" w:rsidRPr="00406B43" w:rsidRDefault="002B119E" w:rsidP="002B119E">
      <w:pPr>
        <w:pStyle w:val="HTMLPreformatted"/>
        <w:pBdr>
          <w:top w:val="single" w:sz="6" w:space="12" w:color="3D85C6"/>
          <w:left w:val="single" w:sz="6" w:space="12" w:color="3D85C6"/>
          <w:bottom w:val="single" w:sz="6" w:space="12" w:color="3D85C6"/>
          <w:right w:val="single" w:sz="6" w:space="12" w:color="3D85C6"/>
        </w:pBdr>
        <w:shd w:val="clear" w:color="auto" w:fill="F6F8FA"/>
        <w:outlineLvl w:val="2"/>
        <w:rPr>
          <w:rFonts w:ascii="Segoe UI" w:hAnsi="Segoe UI" w:cs="Segoe UI"/>
          <w:color w:val="24292E"/>
          <w:sz w:val="32"/>
          <w:szCs w:val="32"/>
        </w:rPr>
      </w:pP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 xml:space="preserve"> student2 </w:t>
      </w:r>
      <w:r w:rsidRPr="00406B43">
        <w:rPr>
          <w:rStyle w:val="pl-k"/>
          <w:rFonts w:ascii="Segoe UI" w:eastAsiaTheme="majorEastAsia" w:hAnsi="Segoe UI" w:cs="Segoe UI"/>
          <w:color w:val="D73A49"/>
          <w:sz w:val="32"/>
          <w:szCs w:val="32"/>
        </w:rPr>
        <w:t>=</w:t>
      </w:r>
      <w:r w:rsidRPr="00406B43">
        <w:rPr>
          <w:rFonts w:ascii="Segoe UI" w:hAnsi="Segoe UI" w:cs="Segoe UI"/>
          <w:color w:val="24292E"/>
          <w:sz w:val="32"/>
          <w:szCs w:val="32"/>
        </w:rPr>
        <w:t xml:space="preserve"> </w:t>
      </w:r>
      <w:r w:rsidRPr="00406B43">
        <w:rPr>
          <w:rStyle w:val="pl-k"/>
          <w:rFonts w:ascii="Segoe UI" w:eastAsiaTheme="majorEastAsia" w:hAnsi="Segoe UI" w:cs="Segoe UI"/>
          <w:color w:val="D73A49"/>
          <w:sz w:val="32"/>
          <w:szCs w:val="32"/>
        </w:rPr>
        <w:t>new</w:t>
      </w:r>
      <w:r w:rsidRPr="00406B43">
        <w:rPr>
          <w:rFonts w:ascii="Segoe UI" w:hAnsi="Segoe UI" w:cs="Segoe UI"/>
          <w:color w:val="24292E"/>
          <w:sz w:val="32"/>
          <w:szCs w:val="32"/>
        </w:rPr>
        <w:t xml:space="preserve"> </w:t>
      </w: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w:t>
      </w:r>
      <w:r w:rsidRPr="00406B43">
        <w:rPr>
          <w:rStyle w:val="pl-pds"/>
          <w:rFonts w:ascii="Segoe UI" w:hAnsi="Segoe UI" w:cs="Segoe UI"/>
          <w:color w:val="032F62"/>
          <w:sz w:val="32"/>
          <w:szCs w:val="32"/>
        </w:rPr>
        <w:t>"</w:t>
      </w:r>
      <w:r w:rsidRPr="00406B43">
        <w:rPr>
          <w:rStyle w:val="pl-s"/>
          <w:rFonts w:ascii="Segoe UI" w:hAnsi="Segoe UI" w:cs="Segoe UI"/>
          <w:color w:val="032F62"/>
          <w:sz w:val="32"/>
          <w:szCs w:val="32"/>
        </w:rPr>
        <w:t>Prakash</w:t>
      </w:r>
      <w:r w:rsidRPr="00406B43">
        <w:rPr>
          <w:rStyle w:val="pl-pds"/>
          <w:rFonts w:ascii="Segoe UI" w:hAnsi="Segoe UI" w:cs="Segoe UI"/>
          <w:color w:val="032F62"/>
          <w:sz w:val="32"/>
          <w:szCs w:val="32"/>
        </w:rPr>
        <w:t>"</w:t>
      </w:r>
      <w:r w:rsidRPr="00406B43">
        <w:rPr>
          <w:rFonts w:ascii="Segoe UI" w:hAnsi="Segoe UI" w:cs="Segoe UI"/>
          <w:color w:val="24292E"/>
          <w:sz w:val="32"/>
          <w:szCs w:val="32"/>
        </w:rPr>
        <w:t xml:space="preserve">, </w:t>
      </w:r>
      <w:r w:rsidRPr="00406B43">
        <w:rPr>
          <w:rStyle w:val="pl-pds"/>
          <w:rFonts w:ascii="Segoe UI" w:hAnsi="Segoe UI" w:cs="Segoe UI"/>
          <w:color w:val="032F62"/>
          <w:sz w:val="32"/>
          <w:szCs w:val="32"/>
        </w:rPr>
        <w:t>"</w:t>
      </w:r>
      <w:r w:rsidRPr="00406B43">
        <w:rPr>
          <w:rStyle w:val="pl-s"/>
          <w:rFonts w:ascii="Segoe UI" w:hAnsi="Segoe UI" w:cs="Segoe UI"/>
          <w:color w:val="032F62"/>
          <w:sz w:val="32"/>
          <w:szCs w:val="32"/>
        </w:rPr>
        <w:t>GEC</w:t>
      </w:r>
      <w:r w:rsidRPr="00406B43">
        <w:rPr>
          <w:rStyle w:val="pl-pds"/>
          <w:rFonts w:ascii="Segoe UI" w:hAnsi="Segoe UI" w:cs="Segoe UI"/>
          <w:color w:val="032F62"/>
          <w:sz w:val="32"/>
          <w:szCs w:val="32"/>
        </w:rPr>
        <w:t>"</w:t>
      </w:r>
      <w:r w:rsidRPr="00406B43">
        <w:rPr>
          <w:rFonts w:ascii="Segoe UI" w:hAnsi="Segoe UI" w:cs="Segoe UI"/>
          <w:color w:val="24292E"/>
          <w:sz w:val="32"/>
          <w:szCs w:val="32"/>
        </w:rPr>
        <w:t>);</w:t>
      </w:r>
    </w:p>
    <w:p w:rsidR="002B119E" w:rsidRPr="00406B43" w:rsidRDefault="002B119E" w:rsidP="002B119E">
      <w:pPr>
        <w:pStyle w:val="HTMLPreformatted"/>
        <w:pBdr>
          <w:top w:val="single" w:sz="6" w:space="12" w:color="3D85C6"/>
          <w:left w:val="single" w:sz="6" w:space="12" w:color="3D85C6"/>
          <w:bottom w:val="single" w:sz="6" w:space="12" w:color="3D85C6"/>
          <w:right w:val="single" w:sz="6" w:space="12" w:color="3D85C6"/>
        </w:pBdr>
        <w:shd w:val="clear" w:color="auto" w:fill="F6F8FA"/>
        <w:outlineLvl w:val="2"/>
        <w:rPr>
          <w:rFonts w:ascii="Segoe UI" w:hAnsi="Segoe UI" w:cs="Segoe UI"/>
          <w:color w:val="24292E"/>
          <w:sz w:val="32"/>
          <w:szCs w:val="32"/>
        </w:rPr>
      </w:pP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 xml:space="preserve"> student3 </w:t>
      </w:r>
      <w:r w:rsidRPr="00406B43">
        <w:rPr>
          <w:rStyle w:val="pl-k"/>
          <w:rFonts w:ascii="Segoe UI" w:eastAsiaTheme="majorEastAsia" w:hAnsi="Segoe UI" w:cs="Segoe UI"/>
          <w:color w:val="D73A49"/>
          <w:sz w:val="32"/>
          <w:szCs w:val="32"/>
        </w:rPr>
        <w:t>=</w:t>
      </w:r>
      <w:r w:rsidRPr="00406B43">
        <w:rPr>
          <w:rFonts w:ascii="Segoe UI" w:hAnsi="Segoe UI" w:cs="Segoe UI"/>
          <w:color w:val="24292E"/>
          <w:sz w:val="32"/>
          <w:szCs w:val="32"/>
        </w:rPr>
        <w:t xml:space="preserve"> </w:t>
      </w:r>
      <w:r w:rsidRPr="00406B43">
        <w:rPr>
          <w:rStyle w:val="pl-k"/>
          <w:rFonts w:ascii="Segoe UI" w:eastAsiaTheme="majorEastAsia" w:hAnsi="Segoe UI" w:cs="Segoe UI"/>
          <w:color w:val="D73A49"/>
          <w:sz w:val="32"/>
          <w:szCs w:val="32"/>
        </w:rPr>
        <w:t>new</w:t>
      </w:r>
      <w:r w:rsidRPr="00406B43">
        <w:rPr>
          <w:rFonts w:ascii="Segoe UI" w:hAnsi="Segoe UI" w:cs="Segoe UI"/>
          <w:color w:val="24292E"/>
          <w:sz w:val="32"/>
          <w:szCs w:val="32"/>
        </w:rPr>
        <w:t xml:space="preserve"> </w:t>
      </w:r>
      <w:r w:rsidRPr="00406B43">
        <w:rPr>
          <w:rStyle w:val="pl-smi"/>
          <w:rFonts w:ascii="Segoe UI" w:hAnsi="Segoe UI" w:cs="Segoe UI"/>
          <w:color w:val="24292E"/>
          <w:sz w:val="32"/>
          <w:szCs w:val="32"/>
        </w:rPr>
        <w:t>Student</w:t>
      </w:r>
      <w:r w:rsidRPr="00406B43">
        <w:rPr>
          <w:rFonts w:ascii="Segoe UI" w:hAnsi="Segoe UI" w:cs="Segoe UI"/>
          <w:color w:val="24292E"/>
          <w:sz w:val="32"/>
          <w:szCs w:val="32"/>
        </w:rPr>
        <w:t>(</w:t>
      </w:r>
      <w:r w:rsidRPr="00406B43">
        <w:rPr>
          <w:rStyle w:val="pl-pds"/>
          <w:rFonts w:ascii="Segoe UI" w:hAnsi="Segoe UI" w:cs="Segoe UI"/>
          <w:color w:val="032F62"/>
          <w:sz w:val="32"/>
          <w:szCs w:val="32"/>
        </w:rPr>
        <w:t>"</w:t>
      </w:r>
      <w:r w:rsidRPr="00406B43">
        <w:rPr>
          <w:rStyle w:val="pl-s"/>
          <w:rFonts w:ascii="Segoe UI" w:hAnsi="Segoe UI" w:cs="Segoe UI"/>
          <w:color w:val="032F62"/>
          <w:sz w:val="32"/>
          <w:szCs w:val="32"/>
        </w:rPr>
        <w:t>Pramod</w:t>
      </w:r>
      <w:r w:rsidRPr="00406B43">
        <w:rPr>
          <w:rStyle w:val="pl-pds"/>
          <w:rFonts w:ascii="Segoe UI" w:hAnsi="Segoe UI" w:cs="Segoe UI"/>
          <w:color w:val="032F62"/>
          <w:sz w:val="32"/>
          <w:szCs w:val="32"/>
        </w:rPr>
        <w:t>"</w:t>
      </w:r>
      <w:r w:rsidRPr="00406B43">
        <w:rPr>
          <w:rFonts w:ascii="Segoe UI" w:hAnsi="Segoe UI" w:cs="Segoe UI"/>
          <w:color w:val="24292E"/>
          <w:sz w:val="32"/>
          <w:szCs w:val="32"/>
        </w:rPr>
        <w:t xml:space="preserve">, </w:t>
      </w:r>
      <w:r w:rsidRPr="00406B43">
        <w:rPr>
          <w:rStyle w:val="pl-pds"/>
          <w:rFonts w:ascii="Segoe UI" w:hAnsi="Segoe UI" w:cs="Segoe UI"/>
          <w:color w:val="032F62"/>
          <w:sz w:val="32"/>
          <w:szCs w:val="32"/>
        </w:rPr>
        <w:t>"</w:t>
      </w:r>
      <w:r w:rsidRPr="00406B43">
        <w:rPr>
          <w:rStyle w:val="pl-s"/>
          <w:rFonts w:ascii="Segoe UI" w:hAnsi="Segoe UI" w:cs="Segoe UI"/>
          <w:color w:val="032F62"/>
          <w:sz w:val="32"/>
          <w:szCs w:val="32"/>
        </w:rPr>
        <w:t>IIT</w:t>
      </w:r>
      <w:r w:rsidRPr="00406B43">
        <w:rPr>
          <w:rStyle w:val="pl-pds"/>
          <w:rFonts w:ascii="Segoe UI" w:hAnsi="Segoe UI" w:cs="Segoe UI"/>
          <w:color w:val="032F62"/>
          <w:sz w:val="32"/>
          <w:szCs w:val="32"/>
        </w:rPr>
        <w:t>"</w:t>
      </w:r>
      <w:r w:rsidRPr="00406B43">
        <w:rPr>
          <w:rFonts w:ascii="Segoe UI" w:hAnsi="Segoe UI" w:cs="Segoe UI"/>
          <w:color w:val="24292E"/>
          <w:sz w:val="32"/>
          <w:szCs w:val="32"/>
        </w:rPr>
        <w:t>);</w:t>
      </w:r>
    </w:p>
    <w:p w:rsidR="00F14829" w:rsidRPr="00406B43" w:rsidRDefault="00F14829" w:rsidP="00F14829">
      <w:pPr>
        <w:pStyle w:val="Heading2"/>
        <w:shd w:val="clear" w:color="auto" w:fill="FFFFFF"/>
        <w:spacing w:line="312" w:lineRule="atLeast"/>
        <w:jc w:val="both"/>
        <w:rPr>
          <w:rFonts w:ascii="Segoe UI" w:hAnsi="Segoe UI" w:cs="Segoe UI"/>
          <w:color w:val="610B38"/>
          <w:sz w:val="32"/>
          <w:szCs w:val="32"/>
        </w:rPr>
      </w:pPr>
      <w:r w:rsidRPr="00406B43">
        <w:rPr>
          <w:rFonts w:ascii="Segoe UI" w:hAnsi="Segoe UI" w:cs="Segoe UI"/>
          <w:color w:val="610B38"/>
          <w:sz w:val="32"/>
          <w:szCs w:val="32"/>
        </w:rPr>
        <w:t>What are the different ways to create an object in Java?</w:t>
      </w:r>
    </w:p>
    <w:p w:rsidR="00F14829" w:rsidRPr="00406B43" w:rsidRDefault="00F14829" w:rsidP="00F14829">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There are many ways to create an object in java. They are:</w:t>
      </w:r>
    </w:p>
    <w:p w:rsidR="00F14829" w:rsidRPr="00406B43" w:rsidRDefault="00F14829" w:rsidP="000C79F0">
      <w:pPr>
        <w:numPr>
          <w:ilvl w:val="0"/>
          <w:numId w:val="8"/>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lastRenderedPageBreak/>
        <w:t>By new keyword</w:t>
      </w:r>
    </w:p>
    <w:p w:rsidR="00F14829" w:rsidRPr="00406B43" w:rsidRDefault="00F14829" w:rsidP="000C79F0">
      <w:pPr>
        <w:numPr>
          <w:ilvl w:val="0"/>
          <w:numId w:val="8"/>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By newInstance() method</w:t>
      </w:r>
    </w:p>
    <w:p w:rsidR="00F14829" w:rsidRPr="00406B43" w:rsidRDefault="00F14829" w:rsidP="000C79F0">
      <w:pPr>
        <w:numPr>
          <w:ilvl w:val="0"/>
          <w:numId w:val="8"/>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By clone() method</w:t>
      </w:r>
    </w:p>
    <w:p w:rsidR="00F14829" w:rsidRPr="00406B43" w:rsidRDefault="00F14829" w:rsidP="000C79F0">
      <w:pPr>
        <w:numPr>
          <w:ilvl w:val="0"/>
          <w:numId w:val="8"/>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By deserialization</w:t>
      </w:r>
    </w:p>
    <w:p w:rsidR="00F14829" w:rsidRPr="00406B43" w:rsidRDefault="00F14829" w:rsidP="000C79F0">
      <w:pPr>
        <w:numPr>
          <w:ilvl w:val="0"/>
          <w:numId w:val="8"/>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By factory method etc.</w:t>
      </w:r>
    </w:p>
    <w:p w:rsidR="00F14829" w:rsidRPr="00406B43" w:rsidRDefault="00F14829" w:rsidP="00616E63">
      <w:pPr>
        <w:pStyle w:val="Heading2"/>
        <w:pBdr>
          <w:bottom w:val="single" w:sz="6" w:space="4" w:color="EAECEF"/>
        </w:pBdr>
        <w:shd w:val="clear" w:color="auto" w:fill="FFFFFF"/>
        <w:spacing w:before="360" w:after="240"/>
        <w:rPr>
          <w:rFonts w:ascii="Segoe UI" w:hAnsi="Segoe UI" w:cs="Segoe UI"/>
          <w:color w:val="24292E"/>
          <w:sz w:val="32"/>
          <w:szCs w:val="32"/>
        </w:rPr>
      </w:pPr>
    </w:p>
    <w:p w:rsidR="00616E63" w:rsidRPr="00406B43" w:rsidRDefault="00616E63" w:rsidP="00616E63">
      <w:pPr>
        <w:pStyle w:val="Heading2"/>
        <w:pBdr>
          <w:bottom w:val="single" w:sz="6" w:space="4" w:color="EAECEF"/>
        </w:pBdr>
        <w:shd w:val="clear" w:color="auto" w:fill="FFFFFF"/>
        <w:spacing w:before="360" w:after="240"/>
        <w:rPr>
          <w:rFonts w:ascii="Segoe UI" w:hAnsi="Segoe UI" w:cs="Segoe UI"/>
          <w:color w:val="24292E"/>
          <w:sz w:val="32"/>
          <w:szCs w:val="32"/>
        </w:rPr>
      </w:pPr>
      <w:r w:rsidRPr="00406B43">
        <w:rPr>
          <w:rFonts w:ascii="Segoe UI" w:hAnsi="Segoe UI" w:cs="Segoe UI"/>
          <w:color w:val="24292E"/>
          <w:sz w:val="32"/>
          <w:szCs w:val="32"/>
        </w:rPr>
        <w:t>What is Class?</w:t>
      </w:r>
    </w:p>
    <w:p w:rsidR="00616E63" w:rsidRPr="00D74891" w:rsidRDefault="00616E63" w:rsidP="00D74891">
      <w:pPr>
        <w:shd w:val="clear" w:color="auto" w:fill="FFFFFF"/>
        <w:jc w:val="both"/>
        <w:rPr>
          <w:rFonts w:ascii="Segoe UI" w:hAnsi="Segoe UI" w:cs="Segoe UI"/>
          <w:color w:val="24292E"/>
          <w:sz w:val="32"/>
          <w:szCs w:val="32"/>
        </w:rPr>
      </w:pPr>
      <w:r w:rsidRPr="00D74891">
        <w:rPr>
          <w:rFonts w:ascii="Segoe UI" w:hAnsi="Segoe UI" w:cs="Segoe UI"/>
          <w:color w:val="24292E"/>
          <w:sz w:val="32"/>
          <w:szCs w:val="32"/>
        </w:rPr>
        <w:t>A class is a group of objects which have common properties. It is a template or blueprint from which objects are created. In short, </w:t>
      </w:r>
      <w:r w:rsidRPr="00D74891">
        <w:rPr>
          <w:rFonts w:ascii="Segoe UI" w:hAnsi="Segoe UI" w:cs="Segoe UI"/>
          <w:b/>
          <w:bCs/>
          <w:color w:val="24292E"/>
          <w:sz w:val="32"/>
          <w:szCs w:val="32"/>
        </w:rPr>
        <w:t>a class is the specification or template of an object</w:t>
      </w:r>
      <w:r w:rsidRPr="00D74891">
        <w:rPr>
          <w:rFonts w:ascii="Segoe UI" w:hAnsi="Segoe UI" w:cs="Segoe UI"/>
          <w:color w:val="24292E"/>
          <w:sz w:val="32"/>
          <w:szCs w:val="32"/>
        </w:rPr>
        <w:t>.</w:t>
      </w:r>
    </w:p>
    <w:p w:rsidR="00616E63" w:rsidRPr="00D74891" w:rsidRDefault="00D74891" w:rsidP="00D74891">
      <w:pPr>
        <w:jc w:val="both"/>
        <w:rPr>
          <w:rFonts w:ascii="Segoe UI" w:hAnsi="Segoe UI" w:cs="Segoe UI"/>
          <w:sz w:val="32"/>
          <w:szCs w:val="32"/>
        </w:rPr>
      </w:pPr>
      <w:r w:rsidRPr="00D74891">
        <w:rPr>
          <w:rFonts w:ascii="Segoe UI" w:hAnsi="Segoe UI" w:cs="Segoe UI"/>
          <w:color w:val="4B4B4B"/>
          <w:sz w:val="32"/>
          <w:szCs w:val="32"/>
        </w:rPr>
        <w:t>A </w:t>
      </w:r>
      <w:r w:rsidRPr="00D74891">
        <w:rPr>
          <w:rStyle w:val="Strong"/>
          <w:rFonts w:ascii="Segoe UI" w:hAnsi="Segoe UI" w:cs="Segoe UI"/>
          <w:color w:val="4B4B4B"/>
          <w:sz w:val="32"/>
          <w:szCs w:val="32"/>
        </w:rPr>
        <w:t>class</w:t>
      </w:r>
      <w:r w:rsidRPr="00D74891">
        <w:rPr>
          <w:rFonts w:ascii="Segoe UI" w:hAnsi="Segoe UI" w:cs="Segoe UI"/>
          <w:color w:val="4B4B4B"/>
          <w:sz w:val="32"/>
          <w:szCs w:val="32"/>
        </w:rPr>
        <w:t xml:space="preserve"> is a blueprint/template that defines the state and </w:t>
      </w:r>
      <w:r w:rsidR="00C054A6" w:rsidRPr="00D74891">
        <w:rPr>
          <w:rFonts w:ascii="Segoe UI" w:hAnsi="Segoe UI" w:cs="Segoe UI"/>
          <w:color w:val="4B4B4B"/>
          <w:sz w:val="32"/>
          <w:szCs w:val="32"/>
        </w:rPr>
        <w:t>behaviour</w:t>
      </w:r>
      <w:r w:rsidRPr="00D74891">
        <w:rPr>
          <w:rFonts w:ascii="Segoe UI" w:hAnsi="Segoe UI" w:cs="Segoe UI"/>
          <w:color w:val="4B4B4B"/>
          <w:sz w:val="32"/>
          <w:szCs w:val="32"/>
        </w:rPr>
        <w:t xml:space="preserve"> of objects. It is the logical entity that wraps all our code into a single unit and structures the code. In Java, we cannot compile our code without a </w:t>
      </w:r>
      <w:r w:rsidRPr="00D74891">
        <w:rPr>
          <w:rStyle w:val="Strong"/>
          <w:rFonts w:ascii="Segoe UI" w:hAnsi="Segoe UI" w:cs="Segoe UI"/>
          <w:color w:val="4B4B4B"/>
          <w:sz w:val="32"/>
          <w:szCs w:val="32"/>
        </w:rPr>
        <w:t>class</w:t>
      </w:r>
      <w:r w:rsidRPr="00D74891">
        <w:rPr>
          <w:rFonts w:ascii="Segoe UI" w:hAnsi="Segoe UI" w:cs="Segoe UI"/>
          <w:color w:val="4B4B4B"/>
          <w:sz w:val="32"/>
          <w:szCs w:val="32"/>
        </w:rPr>
        <w:t>.</w:t>
      </w:r>
    </w:p>
    <w:p w:rsidR="00337663" w:rsidRPr="00406B43" w:rsidRDefault="001053DD" w:rsidP="009F52D1">
      <w:pPr>
        <w:pStyle w:val="NormalWeb"/>
        <w:spacing w:before="0" w:beforeAutospacing="0" w:after="390" w:afterAutospacing="0"/>
        <w:rPr>
          <w:rFonts w:ascii="Segoe UI" w:hAnsi="Segoe UI" w:cs="Segoe UI"/>
          <w:color w:val="273239"/>
          <w:spacing w:val="2"/>
          <w:sz w:val="32"/>
          <w:szCs w:val="32"/>
          <w:shd w:val="clear" w:color="auto" w:fill="FFFFFF"/>
        </w:rPr>
      </w:pPr>
      <w:r>
        <w:rPr>
          <w:rFonts w:ascii="Segoe UI" w:hAnsi="Segoe UI" w:cs="Segoe UI"/>
          <w:color w:val="273239"/>
          <w:spacing w:val="2"/>
          <w:sz w:val="32"/>
          <w:szCs w:val="32"/>
          <w:shd w:val="clear" w:color="auto" w:fill="FFFFFF"/>
        </w:rPr>
        <w:t>1-</w:t>
      </w:r>
      <w:r w:rsidR="00337663" w:rsidRPr="00406B43">
        <w:rPr>
          <w:rFonts w:ascii="Segoe UI" w:hAnsi="Segoe UI" w:cs="Segoe UI"/>
          <w:color w:val="273239"/>
          <w:spacing w:val="2"/>
          <w:sz w:val="32"/>
          <w:szCs w:val="32"/>
          <w:shd w:val="clear" w:color="auto" w:fill="FFFFFF"/>
        </w:rPr>
        <w:t xml:space="preserve">Class is a set of object which shares common characteristics/ </w:t>
      </w:r>
      <w:r w:rsidR="000F5BE2" w:rsidRPr="00406B43">
        <w:rPr>
          <w:rFonts w:ascii="Segoe UI" w:hAnsi="Segoe UI" w:cs="Segoe UI"/>
          <w:color w:val="273239"/>
          <w:spacing w:val="2"/>
          <w:sz w:val="32"/>
          <w:szCs w:val="32"/>
          <w:shd w:val="clear" w:color="auto" w:fill="FFFFFF"/>
        </w:rPr>
        <w:t>behaviour</w:t>
      </w:r>
      <w:r w:rsidR="00337663" w:rsidRPr="00406B43">
        <w:rPr>
          <w:rFonts w:ascii="Segoe UI" w:hAnsi="Segoe UI" w:cs="Segoe UI"/>
          <w:color w:val="273239"/>
          <w:spacing w:val="2"/>
          <w:sz w:val="32"/>
          <w:szCs w:val="32"/>
          <w:shd w:val="clear" w:color="auto" w:fill="FFFFFF"/>
        </w:rPr>
        <w:t xml:space="preserve"> and common properties/ attributes.</w:t>
      </w:r>
      <w:r w:rsidR="00337663" w:rsidRPr="00406B43">
        <w:rPr>
          <w:rFonts w:ascii="Segoe UI" w:hAnsi="Segoe UI" w:cs="Segoe UI"/>
          <w:color w:val="273239"/>
          <w:spacing w:val="2"/>
          <w:sz w:val="32"/>
          <w:szCs w:val="32"/>
        </w:rPr>
        <w:br/>
      </w:r>
      <w:r w:rsidR="00337663" w:rsidRPr="00406B43">
        <w:rPr>
          <w:rFonts w:ascii="Segoe UI" w:hAnsi="Segoe UI" w:cs="Segoe UI"/>
          <w:color w:val="273239"/>
          <w:spacing w:val="2"/>
          <w:sz w:val="32"/>
          <w:szCs w:val="32"/>
          <w:shd w:val="clear" w:color="auto" w:fill="FFFFFF"/>
        </w:rPr>
        <w:t>2. Class is not a real world entity. It is just a template or blueprint or prototype from which objects are created.</w:t>
      </w:r>
      <w:r w:rsidR="00337663" w:rsidRPr="00406B43">
        <w:rPr>
          <w:rFonts w:ascii="Segoe UI" w:hAnsi="Segoe UI" w:cs="Segoe UI"/>
          <w:color w:val="273239"/>
          <w:spacing w:val="2"/>
          <w:sz w:val="32"/>
          <w:szCs w:val="32"/>
        </w:rPr>
        <w:br/>
      </w:r>
      <w:r w:rsidR="00337663" w:rsidRPr="00406B43">
        <w:rPr>
          <w:rFonts w:ascii="Segoe UI" w:hAnsi="Segoe UI" w:cs="Segoe UI"/>
          <w:color w:val="273239"/>
          <w:spacing w:val="2"/>
          <w:sz w:val="32"/>
          <w:szCs w:val="32"/>
          <w:shd w:val="clear" w:color="auto" w:fill="FFFFFF"/>
        </w:rPr>
        <w:t>3. Class does not occupy memory.</w:t>
      </w:r>
      <w:r w:rsidR="00337663" w:rsidRPr="00406B43">
        <w:rPr>
          <w:rFonts w:ascii="Segoe UI" w:hAnsi="Segoe UI" w:cs="Segoe UI"/>
          <w:color w:val="273239"/>
          <w:spacing w:val="2"/>
          <w:sz w:val="32"/>
          <w:szCs w:val="32"/>
        </w:rPr>
        <w:br/>
      </w:r>
      <w:r w:rsidR="00337663" w:rsidRPr="00406B43">
        <w:rPr>
          <w:rFonts w:ascii="Segoe UI" w:hAnsi="Segoe UI" w:cs="Segoe UI"/>
          <w:color w:val="273239"/>
          <w:spacing w:val="2"/>
          <w:sz w:val="32"/>
          <w:szCs w:val="32"/>
          <w:shd w:val="clear" w:color="auto" w:fill="FFFFFF"/>
        </w:rPr>
        <w:t>4. Class is a group of variables of different data types and group of methods.</w:t>
      </w:r>
    </w:p>
    <w:p w:rsidR="005D0E7D" w:rsidRPr="00406B43" w:rsidRDefault="005D0E7D" w:rsidP="005D0E7D">
      <w:pPr>
        <w:pStyle w:val="NormalWeb"/>
        <w:spacing w:before="0" w:beforeAutospacing="0" w:after="390" w:afterAutospacing="0"/>
        <w:rPr>
          <w:rFonts w:ascii="Segoe UI" w:hAnsi="Segoe UI" w:cs="Segoe UI"/>
          <w:color w:val="000000"/>
          <w:sz w:val="32"/>
          <w:szCs w:val="32"/>
          <w:shd w:val="clear" w:color="auto" w:fill="FFFFFF"/>
        </w:rPr>
      </w:pPr>
      <w:r w:rsidRPr="00406B43">
        <w:rPr>
          <w:rFonts w:ascii="Segoe UI" w:hAnsi="Segoe UI" w:cs="Segoe UI"/>
          <w:color w:val="000000"/>
          <w:sz w:val="32"/>
          <w:szCs w:val="32"/>
          <w:shd w:val="clear" w:color="auto" w:fill="FFFFFF"/>
        </w:rPr>
        <w:t>A class is a template or blueprint for creating objects at run time. It is a logical entity that is a collection of objects. The class consists of fields and methods</w:t>
      </w:r>
    </w:p>
    <w:p w:rsidR="005D0E7D" w:rsidRPr="00406B43" w:rsidRDefault="005D0E7D" w:rsidP="000C79F0">
      <w:pPr>
        <w:numPr>
          <w:ilvl w:val="0"/>
          <w:numId w:val="17"/>
        </w:numPr>
        <w:shd w:val="clear" w:color="auto" w:fill="FFFFFF"/>
        <w:spacing w:after="60" w:line="240" w:lineRule="auto"/>
        <w:ind w:left="0" w:firstLine="0"/>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Keyword "</w:t>
      </w:r>
      <w:r w:rsidRPr="00834CC3">
        <w:rPr>
          <w:rFonts w:ascii="Segoe UI" w:eastAsia="Times New Roman" w:hAnsi="Segoe UI" w:cs="Segoe UI"/>
          <w:b/>
          <w:bCs/>
          <w:color w:val="333333"/>
          <w:sz w:val="32"/>
          <w:szCs w:val="32"/>
          <w:lang w:eastAsia="en-IN"/>
        </w:rPr>
        <w:t>class</w:t>
      </w:r>
      <w:r w:rsidRPr="00406B43">
        <w:rPr>
          <w:rFonts w:ascii="Segoe UI" w:eastAsia="Times New Roman" w:hAnsi="Segoe UI" w:cs="Segoe UI"/>
          <w:color w:val="333333"/>
          <w:sz w:val="32"/>
          <w:szCs w:val="32"/>
          <w:lang w:eastAsia="en-IN"/>
        </w:rPr>
        <w:t>" is used in declaration of a class.</w:t>
      </w:r>
    </w:p>
    <w:p w:rsidR="005D0E7D" w:rsidRPr="00406B43" w:rsidRDefault="005D0E7D" w:rsidP="005D0E7D">
      <w:pPr>
        <w:shd w:val="clear" w:color="auto" w:fill="FFFFFF"/>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lastRenderedPageBreak/>
        <w:br/>
      </w:r>
    </w:p>
    <w:p w:rsidR="005D0E7D" w:rsidRPr="00406B43" w:rsidRDefault="005D0E7D" w:rsidP="000C79F0">
      <w:pPr>
        <w:numPr>
          <w:ilvl w:val="0"/>
          <w:numId w:val="17"/>
        </w:numPr>
        <w:shd w:val="clear" w:color="auto" w:fill="FFFFFF"/>
        <w:spacing w:after="60" w:line="240" w:lineRule="auto"/>
        <w:ind w:left="0" w:firstLine="0"/>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class_name is any valid java identifiers.</w:t>
      </w:r>
    </w:p>
    <w:p w:rsidR="005D0E7D" w:rsidRPr="00406B43" w:rsidRDefault="005D0E7D" w:rsidP="009F52D1">
      <w:pPr>
        <w:pStyle w:val="NormalWeb"/>
        <w:spacing w:before="0" w:beforeAutospacing="0" w:after="390" w:afterAutospacing="0"/>
        <w:rPr>
          <w:rFonts w:ascii="Segoe UI" w:hAnsi="Segoe UI" w:cs="Segoe UI"/>
          <w:color w:val="273239"/>
          <w:spacing w:val="2"/>
          <w:sz w:val="32"/>
          <w:szCs w:val="32"/>
          <w:shd w:val="clear" w:color="auto" w:fill="FFFFFF"/>
        </w:rPr>
      </w:pPr>
    </w:p>
    <w:p w:rsidR="00FB4D6D" w:rsidRPr="00406B43" w:rsidRDefault="00FB4D6D" w:rsidP="00FB4D6D">
      <w:pPr>
        <w:shd w:val="clear" w:color="auto" w:fill="FFFFFF"/>
        <w:spacing w:after="100" w:afterAutospacing="1"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b/>
          <w:bCs/>
          <w:color w:val="222222"/>
          <w:sz w:val="32"/>
          <w:szCs w:val="32"/>
          <w:lang w:eastAsia="en-IN" w:bidi="hi-IN"/>
        </w:rPr>
        <w:t>Syntax of Class in Java</w:t>
      </w:r>
    </w:p>
    <w:p w:rsidR="00FB4D6D" w:rsidRPr="00406B43" w:rsidRDefault="00FB4D6D" w:rsidP="00FB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color w:val="222222"/>
          <w:sz w:val="32"/>
          <w:szCs w:val="32"/>
          <w:lang w:eastAsia="en-IN" w:bidi="hi-IN"/>
        </w:rPr>
        <w:t xml:space="preserve">class &lt;class_name&gt;{  </w:t>
      </w:r>
    </w:p>
    <w:p w:rsidR="00FB4D6D" w:rsidRPr="00406B43" w:rsidRDefault="00FB4D6D" w:rsidP="00FB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color w:val="222222"/>
          <w:sz w:val="32"/>
          <w:szCs w:val="32"/>
          <w:lang w:eastAsia="en-IN" w:bidi="hi-IN"/>
        </w:rPr>
        <w:t xml:space="preserve">    field;  </w:t>
      </w:r>
    </w:p>
    <w:p w:rsidR="00FB4D6D" w:rsidRPr="00406B43" w:rsidRDefault="00FB4D6D" w:rsidP="00FB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color w:val="222222"/>
          <w:sz w:val="32"/>
          <w:szCs w:val="32"/>
          <w:lang w:eastAsia="en-IN" w:bidi="hi-IN"/>
        </w:rPr>
        <w:t xml:space="preserve">    method;  </w:t>
      </w:r>
    </w:p>
    <w:p w:rsidR="00FB4D6D" w:rsidRPr="00406B43" w:rsidRDefault="00FB4D6D" w:rsidP="00912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r w:rsidRPr="00406B43">
        <w:rPr>
          <w:rFonts w:ascii="Segoe UI" w:eastAsia="Times New Roman" w:hAnsi="Segoe UI" w:cs="Segoe UI"/>
          <w:color w:val="222222"/>
          <w:sz w:val="32"/>
          <w:szCs w:val="32"/>
          <w:lang w:eastAsia="en-IN" w:bidi="hi-IN"/>
        </w:rPr>
        <w:t xml:space="preserve">  }</w:t>
      </w:r>
    </w:p>
    <w:p w:rsidR="00D72A64" w:rsidRPr="00406B43" w:rsidRDefault="00D72A64" w:rsidP="00912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p>
    <w:p w:rsidR="00D72A64" w:rsidRPr="00406B43" w:rsidRDefault="00D72A64" w:rsidP="00912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p>
    <w:p w:rsidR="00D72A64" w:rsidRPr="00406B43" w:rsidRDefault="00D72A64" w:rsidP="00D72A64">
      <w:pPr>
        <w:pStyle w:val="Heading2"/>
        <w:pBdr>
          <w:bottom w:val="single" w:sz="6" w:space="4" w:color="EAECEF"/>
        </w:pBdr>
        <w:shd w:val="clear" w:color="auto" w:fill="FFFFFF"/>
        <w:spacing w:before="360" w:after="240"/>
        <w:rPr>
          <w:rFonts w:ascii="Segoe UI" w:hAnsi="Segoe UI" w:cs="Segoe UI"/>
          <w:color w:val="24292E"/>
          <w:sz w:val="32"/>
          <w:szCs w:val="32"/>
        </w:rPr>
      </w:pPr>
      <w:r w:rsidRPr="00406B43">
        <w:rPr>
          <w:rFonts w:ascii="Segoe UI" w:hAnsi="Segoe UI" w:cs="Segoe UI"/>
          <w:color w:val="24292E"/>
          <w:sz w:val="32"/>
          <w:szCs w:val="32"/>
        </w:rPr>
        <w:t>Declaring Classes</w:t>
      </w:r>
    </w:p>
    <w:p w:rsidR="00D72A64" w:rsidRPr="00406B43" w:rsidRDefault="00D72A64" w:rsidP="00D72A64">
      <w:pPr>
        <w:shd w:val="clear" w:color="auto" w:fill="FFFFFF"/>
        <w:rPr>
          <w:rFonts w:ascii="Segoe UI" w:hAnsi="Segoe UI" w:cs="Segoe UI"/>
          <w:color w:val="24292E"/>
          <w:sz w:val="32"/>
          <w:szCs w:val="32"/>
        </w:rPr>
      </w:pPr>
      <w:r w:rsidRPr="00406B43">
        <w:rPr>
          <w:rFonts w:ascii="Segoe UI" w:hAnsi="Segoe UI" w:cs="Segoe UI"/>
          <w:color w:val="24292E"/>
          <w:sz w:val="32"/>
          <w:szCs w:val="32"/>
        </w:rPr>
        <w:t>You've seen classes defined in the following way:</w:t>
      </w:r>
    </w:p>
    <w:p w:rsidR="00D72A64" w:rsidRPr="00406B43" w:rsidRDefault="00D72A64" w:rsidP="00D72A64">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Style w:val="pl-k"/>
          <w:rFonts w:ascii="Segoe UI" w:hAnsi="Segoe UI" w:cs="Segoe UI"/>
          <w:color w:val="D73A49"/>
          <w:sz w:val="32"/>
          <w:szCs w:val="32"/>
        </w:rPr>
        <w:t>class</w:t>
      </w:r>
      <w:r w:rsidRPr="00406B43">
        <w:rPr>
          <w:rFonts w:ascii="Segoe UI" w:hAnsi="Segoe UI" w:cs="Segoe UI"/>
          <w:color w:val="24292E"/>
          <w:sz w:val="32"/>
          <w:szCs w:val="32"/>
        </w:rPr>
        <w:t xml:space="preserve"> </w:t>
      </w:r>
      <w:r w:rsidRPr="00406B43">
        <w:rPr>
          <w:rStyle w:val="pl-en"/>
          <w:rFonts w:ascii="Segoe UI" w:hAnsi="Segoe UI" w:cs="Segoe UI"/>
          <w:color w:val="6F42C1"/>
          <w:sz w:val="32"/>
          <w:szCs w:val="32"/>
        </w:rPr>
        <w:t>MyClass</w:t>
      </w:r>
      <w:r w:rsidRPr="00406B43">
        <w:rPr>
          <w:rFonts w:ascii="Segoe UI" w:hAnsi="Segoe UI" w:cs="Segoe UI"/>
          <w:color w:val="24292E"/>
          <w:sz w:val="32"/>
          <w:szCs w:val="32"/>
        </w:rPr>
        <w:t xml:space="preserve"> {</w:t>
      </w:r>
    </w:p>
    <w:p w:rsidR="00D72A64" w:rsidRPr="00406B43" w:rsidRDefault="00D72A64" w:rsidP="00D72A64">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Fonts w:ascii="Segoe UI" w:hAnsi="Segoe UI" w:cs="Segoe UI"/>
          <w:color w:val="24292E"/>
          <w:sz w:val="32"/>
          <w:szCs w:val="32"/>
        </w:rPr>
        <w:t xml:space="preserve">    </w:t>
      </w:r>
      <w:r w:rsidRPr="00406B43">
        <w:rPr>
          <w:rStyle w:val="pl-c"/>
          <w:rFonts w:ascii="Segoe UI" w:eastAsiaTheme="majorEastAsia" w:hAnsi="Segoe UI" w:cs="Segoe UI"/>
          <w:color w:val="6A737D"/>
          <w:sz w:val="32"/>
          <w:szCs w:val="32"/>
        </w:rPr>
        <w:t xml:space="preserve">// field, constructor, and </w:t>
      </w:r>
    </w:p>
    <w:p w:rsidR="00D72A64" w:rsidRPr="00406B43" w:rsidRDefault="00D72A64" w:rsidP="00D72A64">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Fonts w:ascii="Segoe UI" w:hAnsi="Segoe UI" w:cs="Segoe UI"/>
          <w:color w:val="24292E"/>
          <w:sz w:val="32"/>
          <w:szCs w:val="32"/>
        </w:rPr>
        <w:t xml:space="preserve">    </w:t>
      </w:r>
      <w:r w:rsidRPr="00406B43">
        <w:rPr>
          <w:rStyle w:val="pl-c"/>
          <w:rFonts w:ascii="Segoe UI" w:eastAsiaTheme="majorEastAsia" w:hAnsi="Segoe UI" w:cs="Segoe UI"/>
          <w:color w:val="6A737D"/>
          <w:sz w:val="32"/>
          <w:szCs w:val="32"/>
        </w:rPr>
        <w:t>// method declarations</w:t>
      </w:r>
    </w:p>
    <w:p w:rsidR="00D72A64" w:rsidRPr="00406B43" w:rsidRDefault="00D72A64" w:rsidP="00D72A64">
      <w:pPr>
        <w:pStyle w:val="HTMLPreformatted"/>
        <w:pBdr>
          <w:top w:val="single" w:sz="6" w:space="12" w:color="3D85C6"/>
          <w:left w:val="single" w:sz="6" w:space="12" w:color="3D85C6"/>
          <w:bottom w:val="single" w:sz="6" w:space="12" w:color="3D85C6"/>
          <w:right w:val="single" w:sz="6" w:space="12" w:color="3D85C6"/>
        </w:pBdr>
        <w:shd w:val="clear" w:color="auto" w:fill="F6F8FA"/>
        <w:rPr>
          <w:rFonts w:ascii="Segoe UI" w:hAnsi="Segoe UI" w:cs="Segoe UI"/>
          <w:color w:val="24292E"/>
          <w:sz w:val="32"/>
          <w:szCs w:val="32"/>
        </w:rPr>
      </w:pPr>
      <w:r w:rsidRPr="00406B43">
        <w:rPr>
          <w:rFonts w:ascii="Segoe UI" w:hAnsi="Segoe UI" w:cs="Segoe UI"/>
          <w:color w:val="24292E"/>
          <w:sz w:val="32"/>
          <w:szCs w:val="32"/>
        </w:rPr>
        <w:t>}</w:t>
      </w:r>
    </w:p>
    <w:p w:rsidR="00D72A64" w:rsidRPr="00406B43" w:rsidRDefault="00D72A64" w:rsidP="00912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p>
    <w:p w:rsidR="00D72A64" w:rsidRPr="00406B43" w:rsidRDefault="00D72A64" w:rsidP="00912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22222"/>
          <w:sz w:val="32"/>
          <w:szCs w:val="32"/>
          <w:lang w:eastAsia="en-IN" w:bidi="hi-IN"/>
        </w:rPr>
      </w:pPr>
    </w:p>
    <w:p w:rsidR="006946F9" w:rsidRPr="00406B43" w:rsidRDefault="0081596B" w:rsidP="009F52D1">
      <w:pPr>
        <w:pStyle w:val="NormalWeb"/>
        <w:spacing w:before="0" w:beforeAutospacing="0" w:after="390" w:afterAutospacing="0"/>
        <w:rPr>
          <w:rFonts w:ascii="Segoe UI" w:hAnsi="Segoe UI" w:cs="Segoe UI"/>
          <w:color w:val="292929"/>
          <w:spacing w:val="-5"/>
          <w:sz w:val="32"/>
          <w:szCs w:val="32"/>
          <w:shd w:val="clear" w:color="auto" w:fill="F2F2F2"/>
        </w:rPr>
      </w:pPr>
      <w:r w:rsidRPr="00406B43">
        <w:rPr>
          <w:rStyle w:val="Strong"/>
          <w:rFonts w:ascii="Segoe UI" w:hAnsi="Segoe UI" w:cs="Segoe UI"/>
          <w:color w:val="292929"/>
          <w:spacing w:val="-5"/>
          <w:sz w:val="32"/>
          <w:szCs w:val="32"/>
          <w:shd w:val="clear" w:color="auto" w:fill="F2F2F2"/>
        </w:rPr>
        <w:t>class</w:t>
      </w:r>
      <w:r w:rsidRPr="00406B43">
        <w:rPr>
          <w:rFonts w:ascii="Segoe UI" w:hAnsi="Segoe UI" w:cs="Segoe UI"/>
          <w:color w:val="292929"/>
          <w:spacing w:val="-5"/>
          <w:sz w:val="32"/>
          <w:szCs w:val="32"/>
          <w:shd w:val="clear" w:color="auto" w:fill="F2F2F2"/>
        </w:rPr>
        <w:t xml:space="preserve"> </w:t>
      </w:r>
      <w:r w:rsidRPr="00406B43">
        <w:rPr>
          <w:rStyle w:val="Strong"/>
          <w:rFonts w:ascii="Segoe UI" w:hAnsi="Segoe UI" w:cs="Segoe UI"/>
          <w:color w:val="292929"/>
          <w:spacing w:val="-5"/>
          <w:sz w:val="32"/>
          <w:szCs w:val="32"/>
          <w:shd w:val="clear" w:color="auto" w:fill="F2F2F2"/>
        </w:rPr>
        <w:t>Athlete</w:t>
      </w:r>
      <w:r w:rsidRPr="00406B43">
        <w:rPr>
          <w:rFonts w:ascii="Segoe UI" w:hAnsi="Segoe UI" w:cs="Segoe UI"/>
          <w:color w:val="292929"/>
          <w:spacing w:val="-5"/>
          <w:sz w:val="32"/>
          <w:szCs w:val="32"/>
          <w:shd w:val="clear" w:color="auto" w:fill="F2F2F2"/>
        </w:rPr>
        <w:t xml:space="preserve"> {</w:t>
      </w:r>
      <w:r w:rsidRPr="00406B43">
        <w:rPr>
          <w:rFonts w:ascii="Segoe UI" w:hAnsi="Segoe UI" w:cs="Segoe UI"/>
          <w:color w:val="292929"/>
          <w:spacing w:val="-5"/>
          <w:sz w:val="32"/>
          <w:szCs w:val="32"/>
        </w:rPr>
        <w:br/>
      </w:r>
      <w:r w:rsidRPr="00406B43">
        <w:rPr>
          <w:rStyle w:val="Strong"/>
          <w:rFonts w:ascii="Segoe UI" w:hAnsi="Segoe UI" w:cs="Segoe UI"/>
          <w:color w:val="292929"/>
          <w:spacing w:val="-5"/>
          <w:sz w:val="32"/>
          <w:szCs w:val="32"/>
          <w:shd w:val="clear" w:color="auto" w:fill="F2F2F2"/>
        </w:rPr>
        <w:t>public</w:t>
      </w:r>
      <w:r w:rsidRPr="00406B43">
        <w:rPr>
          <w:rFonts w:ascii="Segoe UI" w:hAnsi="Segoe UI" w:cs="Segoe UI"/>
          <w:color w:val="292929"/>
          <w:spacing w:val="-5"/>
          <w:sz w:val="32"/>
          <w:szCs w:val="32"/>
          <w:shd w:val="clear" w:color="auto" w:fill="F2F2F2"/>
        </w:rPr>
        <w:t xml:space="preserve"> String athleteName;</w:t>
      </w:r>
      <w:r w:rsidRPr="00406B43">
        <w:rPr>
          <w:rFonts w:ascii="Segoe UI" w:hAnsi="Segoe UI" w:cs="Segoe UI"/>
          <w:color w:val="292929"/>
          <w:spacing w:val="-5"/>
          <w:sz w:val="32"/>
          <w:szCs w:val="32"/>
        </w:rPr>
        <w:br/>
      </w:r>
      <w:r w:rsidRPr="00406B43">
        <w:rPr>
          <w:rStyle w:val="Strong"/>
          <w:rFonts w:ascii="Segoe UI" w:hAnsi="Segoe UI" w:cs="Segoe UI"/>
          <w:color w:val="292929"/>
          <w:spacing w:val="-5"/>
          <w:sz w:val="32"/>
          <w:szCs w:val="32"/>
          <w:shd w:val="clear" w:color="auto" w:fill="F2F2F2"/>
        </w:rPr>
        <w:t>public</w:t>
      </w:r>
      <w:r w:rsidRPr="00406B43">
        <w:rPr>
          <w:rFonts w:ascii="Segoe UI" w:hAnsi="Segoe UI" w:cs="Segoe UI"/>
          <w:color w:val="292929"/>
          <w:spacing w:val="-5"/>
          <w:sz w:val="32"/>
          <w:szCs w:val="32"/>
          <w:shd w:val="clear" w:color="auto" w:fill="F2F2F2"/>
        </w:rPr>
        <w:t xml:space="preserve"> </w:t>
      </w:r>
      <w:r w:rsidRPr="00406B43">
        <w:rPr>
          <w:rStyle w:val="Strong"/>
          <w:rFonts w:ascii="Segoe UI" w:hAnsi="Segoe UI" w:cs="Segoe UI"/>
          <w:color w:val="292929"/>
          <w:spacing w:val="-5"/>
          <w:sz w:val="32"/>
          <w:szCs w:val="32"/>
          <w:shd w:val="clear" w:color="auto" w:fill="F2F2F2"/>
        </w:rPr>
        <w:t>double</w:t>
      </w:r>
      <w:r w:rsidRPr="00406B43">
        <w:rPr>
          <w:rFonts w:ascii="Segoe UI" w:hAnsi="Segoe UI" w:cs="Segoe UI"/>
          <w:color w:val="292929"/>
          <w:spacing w:val="-5"/>
          <w:sz w:val="32"/>
          <w:szCs w:val="32"/>
          <w:shd w:val="clear" w:color="auto" w:fill="F2F2F2"/>
        </w:rPr>
        <w:t xml:space="preserve"> athleteSpeed;</w:t>
      </w:r>
      <w:r w:rsidRPr="00406B43">
        <w:rPr>
          <w:rFonts w:ascii="Segoe UI" w:hAnsi="Segoe UI" w:cs="Segoe UI"/>
          <w:color w:val="292929"/>
          <w:spacing w:val="-5"/>
          <w:sz w:val="32"/>
          <w:szCs w:val="32"/>
        </w:rPr>
        <w:br/>
      </w:r>
      <w:r w:rsidRPr="00406B43">
        <w:rPr>
          <w:rStyle w:val="Strong"/>
          <w:rFonts w:ascii="Segoe UI" w:hAnsi="Segoe UI" w:cs="Segoe UI"/>
          <w:color w:val="292929"/>
          <w:spacing w:val="-5"/>
          <w:sz w:val="32"/>
          <w:szCs w:val="32"/>
          <w:shd w:val="clear" w:color="auto" w:fill="F2F2F2"/>
        </w:rPr>
        <w:t>public</w:t>
      </w:r>
      <w:r w:rsidRPr="00406B43">
        <w:rPr>
          <w:rFonts w:ascii="Segoe UI" w:hAnsi="Segoe UI" w:cs="Segoe UI"/>
          <w:color w:val="292929"/>
          <w:spacing w:val="-5"/>
          <w:sz w:val="32"/>
          <w:szCs w:val="32"/>
          <w:shd w:val="clear" w:color="auto" w:fill="F2F2F2"/>
        </w:rPr>
        <w:t xml:space="preserve"> </w:t>
      </w:r>
      <w:r w:rsidRPr="00406B43">
        <w:rPr>
          <w:rStyle w:val="Strong"/>
          <w:rFonts w:ascii="Segoe UI" w:hAnsi="Segoe UI" w:cs="Segoe UI"/>
          <w:color w:val="292929"/>
          <w:spacing w:val="-5"/>
          <w:sz w:val="32"/>
          <w:szCs w:val="32"/>
          <w:shd w:val="clear" w:color="auto" w:fill="F2F2F2"/>
        </w:rPr>
        <w:t>int</w:t>
      </w:r>
      <w:r w:rsidRPr="00406B43">
        <w:rPr>
          <w:rFonts w:ascii="Segoe UI" w:hAnsi="Segoe UI" w:cs="Segoe UI"/>
          <w:color w:val="292929"/>
          <w:spacing w:val="-5"/>
          <w:sz w:val="32"/>
          <w:szCs w:val="32"/>
          <w:shd w:val="clear" w:color="auto" w:fill="F2F2F2"/>
        </w:rPr>
        <w:t xml:space="preserve"> athleteAge;</w:t>
      </w:r>
      <w:r w:rsidRPr="00406B43">
        <w:rPr>
          <w:rFonts w:ascii="Segoe UI" w:hAnsi="Segoe UI" w:cs="Segoe UI"/>
          <w:color w:val="292929"/>
          <w:spacing w:val="-5"/>
          <w:sz w:val="32"/>
          <w:szCs w:val="32"/>
        </w:rPr>
        <w:br/>
      </w:r>
      <w:r w:rsidRPr="00406B43">
        <w:rPr>
          <w:rFonts w:ascii="Segoe UI" w:hAnsi="Segoe UI" w:cs="Segoe UI"/>
          <w:color w:val="292929"/>
          <w:spacing w:val="-5"/>
          <w:sz w:val="32"/>
          <w:szCs w:val="32"/>
          <w:shd w:val="clear" w:color="auto" w:fill="F2F2F2"/>
        </w:rPr>
        <w:t>}</w:t>
      </w:r>
    </w:p>
    <w:p w:rsidR="006946F9" w:rsidRPr="00406B43" w:rsidRDefault="006946F9" w:rsidP="009F52D1">
      <w:pPr>
        <w:pStyle w:val="NormalWeb"/>
        <w:spacing w:before="0" w:beforeAutospacing="0" w:after="390" w:afterAutospacing="0"/>
        <w:rPr>
          <w:rFonts w:ascii="Segoe UI" w:hAnsi="Segoe UI" w:cs="Segoe UI"/>
          <w:color w:val="292929"/>
          <w:spacing w:val="-5"/>
          <w:sz w:val="32"/>
          <w:szCs w:val="32"/>
          <w:shd w:val="clear" w:color="auto" w:fill="F2F2F2"/>
        </w:rPr>
      </w:pPr>
    </w:p>
    <w:p w:rsidR="006946F9" w:rsidRPr="00406B43" w:rsidRDefault="006946F9" w:rsidP="000C79F0">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color w:val="24292E"/>
          <w:sz w:val="32"/>
          <w:szCs w:val="32"/>
          <w:lang w:eastAsia="en-IN" w:bidi="hi-IN"/>
        </w:rPr>
        <w:lastRenderedPageBreak/>
        <w:t>Member variables in a class—these are called </w:t>
      </w:r>
      <w:r w:rsidRPr="00406B43">
        <w:rPr>
          <w:rFonts w:ascii="Segoe UI" w:eastAsia="Times New Roman" w:hAnsi="Segoe UI" w:cs="Segoe UI"/>
          <w:i/>
          <w:iCs/>
          <w:color w:val="D73A49"/>
          <w:sz w:val="32"/>
          <w:szCs w:val="32"/>
          <w:lang w:eastAsia="en-IN" w:bidi="hi-IN"/>
        </w:rPr>
        <w:t>fields</w:t>
      </w:r>
      <w:r w:rsidRPr="00406B43">
        <w:rPr>
          <w:rFonts w:ascii="Segoe UI" w:eastAsia="Times New Roman" w:hAnsi="Segoe UI" w:cs="Segoe UI"/>
          <w:color w:val="24292E"/>
          <w:sz w:val="32"/>
          <w:szCs w:val="32"/>
          <w:lang w:eastAsia="en-IN" w:bidi="hi-IN"/>
        </w:rPr>
        <w:t>.</w:t>
      </w:r>
    </w:p>
    <w:p w:rsidR="006946F9" w:rsidRPr="00406B43" w:rsidRDefault="006946F9" w:rsidP="000C79F0">
      <w:pPr>
        <w:numPr>
          <w:ilvl w:val="0"/>
          <w:numId w:val="19"/>
        </w:numPr>
        <w:shd w:val="clear" w:color="auto" w:fill="FFFFFF"/>
        <w:spacing w:before="60" w:after="100" w:afterAutospacing="1"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color w:val="24292E"/>
          <w:sz w:val="32"/>
          <w:szCs w:val="32"/>
          <w:lang w:eastAsia="en-IN" w:bidi="hi-IN"/>
        </w:rPr>
        <w:t>Variables in a method or block of code—these are called </w:t>
      </w:r>
      <w:r w:rsidRPr="00406B43">
        <w:rPr>
          <w:rFonts w:ascii="Segoe UI" w:eastAsia="Times New Roman" w:hAnsi="Segoe UI" w:cs="Segoe UI"/>
          <w:i/>
          <w:iCs/>
          <w:color w:val="D73A49"/>
          <w:sz w:val="32"/>
          <w:szCs w:val="32"/>
          <w:lang w:eastAsia="en-IN" w:bidi="hi-IN"/>
        </w:rPr>
        <w:t>local variables</w:t>
      </w:r>
      <w:r w:rsidRPr="00406B43">
        <w:rPr>
          <w:rFonts w:ascii="Segoe UI" w:eastAsia="Times New Roman" w:hAnsi="Segoe UI" w:cs="Segoe UI"/>
          <w:color w:val="24292E"/>
          <w:sz w:val="32"/>
          <w:szCs w:val="32"/>
          <w:lang w:eastAsia="en-IN" w:bidi="hi-IN"/>
        </w:rPr>
        <w:t>.</w:t>
      </w:r>
    </w:p>
    <w:p w:rsidR="006946F9" w:rsidRPr="00406B43" w:rsidRDefault="006946F9" w:rsidP="000C79F0">
      <w:pPr>
        <w:numPr>
          <w:ilvl w:val="0"/>
          <w:numId w:val="19"/>
        </w:numPr>
        <w:shd w:val="clear" w:color="auto" w:fill="FFFFFF"/>
        <w:spacing w:before="60" w:after="100" w:afterAutospacing="1"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color w:val="24292E"/>
          <w:sz w:val="32"/>
          <w:szCs w:val="32"/>
          <w:lang w:eastAsia="en-IN" w:bidi="hi-IN"/>
        </w:rPr>
        <w:t>Variables in method declarations—these are called </w:t>
      </w:r>
      <w:r w:rsidRPr="00406B43">
        <w:rPr>
          <w:rFonts w:ascii="Segoe UI" w:eastAsia="Times New Roman" w:hAnsi="Segoe UI" w:cs="Segoe UI"/>
          <w:i/>
          <w:iCs/>
          <w:color w:val="D73A49"/>
          <w:sz w:val="32"/>
          <w:szCs w:val="32"/>
          <w:lang w:eastAsia="en-IN" w:bidi="hi-IN"/>
        </w:rPr>
        <w:t>parameters</w:t>
      </w:r>
      <w:r w:rsidRPr="00406B43">
        <w:rPr>
          <w:rFonts w:ascii="Segoe UI" w:eastAsia="Times New Roman" w:hAnsi="Segoe UI" w:cs="Segoe UI"/>
          <w:color w:val="24292E"/>
          <w:sz w:val="32"/>
          <w:szCs w:val="32"/>
          <w:lang w:eastAsia="en-IN" w:bidi="hi-IN"/>
        </w:rPr>
        <w:t>.</w:t>
      </w:r>
    </w:p>
    <w:p w:rsidR="00C34664" w:rsidRPr="00406B43" w:rsidRDefault="00C34664" w:rsidP="00C34664">
      <w:pPr>
        <w:shd w:val="clear" w:color="auto" w:fill="FFFFFF"/>
        <w:spacing w:before="60" w:after="100" w:afterAutospacing="1" w:line="240" w:lineRule="auto"/>
        <w:rPr>
          <w:rFonts w:ascii="Segoe UI" w:eastAsia="Times New Roman" w:hAnsi="Segoe UI" w:cs="Segoe UI"/>
          <w:color w:val="24292E"/>
          <w:sz w:val="32"/>
          <w:szCs w:val="32"/>
          <w:lang w:eastAsia="en-IN" w:bidi="hi-IN"/>
        </w:rPr>
      </w:pPr>
      <w:r w:rsidRPr="00406B43">
        <w:rPr>
          <w:rFonts w:ascii="Segoe UI" w:eastAsia="Times New Roman" w:hAnsi="Segoe UI" w:cs="Segoe UI"/>
          <w:noProof/>
          <w:color w:val="24292E"/>
          <w:sz w:val="32"/>
          <w:szCs w:val="32"/>
          <w:lang w:eastAsia="en-IN" w:bidi="hi-IN"/>
        </w:rPr>
        <w:drawing>
          <wp:inline distT="0" distB="0" distL="0" distR="0" wp14:anchorId="0CC9D3DD" wp14:editId="54CDD995">
            <wp:extent cx="5506218" cy="286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218" cy="2867425"/>
                    </a:xfrm>
                    <a:prstGeom prst="rect">
                      <a:avLst/>
                    </a:prstGeom>
                  </pic:spPr>
                </pic:pic>
              </a:graphicData>
            </a:graphic>
          </wp:inline>
        </w:drawing>
      </w:r>
    </w:p>
    <w:p w:rsidR="00D91246" w:rsidRPr="00406B43" w:rsidRDefault="00D91246" w:rsidP="00D91246">
      <w:pPr>
        <w:shd w:val="clear" w:color="auto" w:fill="FFFFFF"/>
        <w:spacing w:before="60" w:after="100" w:afterAutospacing="1" w:line="240" w:lineRule="auto"/>
        <w:ind w:left="720"/>
        <w:rPr>
          <w:rFonts w:ascii="Segoe UI" w:eastAsia="Times New Roman" w:hAnsi="Segoe UI" w:cs="Segoe UI"/>
          <w:color w:val="24292E"/>
          <w:sz w:val="32"/>
          <w:szCs w:val="32"/>
          <w:lang w:eastAsia="en-IN" w:bidi="hi-IN"/>
        </w:rPr>
      </w:pPr>
      <w:r w:rsidRPr="00406B43">
        <w:rPr>
          <w:rFonts w:ascii="Segoe UI" w:eastAsia="Times New Roman" w:hAnsi="Segoe UI" w:cs="Segoe UI"/>
          <w:noProof/>
          <w:color w:val="24292E"/>
          <w:sz w:val="32"/>
          <w:szCs w:val="32"/>
          <w:lang w:eastAsia="en-IN" w:bidi="hi-IN"/>
        </w:rPr>
        <w:drawing>
          <wp:inline distT="0" distB="0" distL="0" distR="0" wp14:anchorId="56DFF70E" wp14:editId="430DF02A">
            <wp:extent cx="5731510" cy="26149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14930"/>
                    </a:xfrm>
                    <a:prstGeom prst="rect">
                      <a:avLst/>
                    </a:prstGeom>
                  </pic:spPr>
                </pic:pic>
              </a:graphicData>
            </a:graphic>
          </wp:inline>
        </w:drawing>
      </w:r>
    </w:p>
    <w:p w:rsidR="00202442" w:rsidRPr="00406B43" w:rsidRDefault="00202442" w:rsidP="003E6D39">
      <w:pPr>
        <w:shd w:val="clear" w:color="auto" w:fill="FFFFFF"/>
        <w:spacing w:before="60" w:after="100" w:afterAutospacing="1" w:line="240" w:lineRule="auto"/>
        <w:ind w:left="-288"/>
        <w:jc w:val="center"/>
        <w:rPr>
          <w:rFonts w:ascii="Segoe UI" w:eastAsia="Times New Roman" w:hAnsi="Segoe UI" w:cs="Segoe UI"/>
          <w:color w:val="24292E"/>
          <w:sz w:val="32"/>
          <w:szCs w:val="32"/>
          <w:lang w:eastAsia="en-IN" w:bidi="hi-IN"/>
        </w:rPr>
      </w:pPr>
      <w:r w:rsidRPr="00406B43">
        <w:rPr>
          <w:rFonts w:ascii="Segoe UI" w:eastAsia="Times New Roman" w:hAnsi="Segoe UI" w:cs="Segoe UI"/>
          <w:noProof/>
          <w:color w:val="24292E"/>
          <w:sz w:val="32"/>
          <w:szCs w:val="32"/>
          <w:lang w:eastAsia="en-IN" w:bidi="hi-IN"/>
        </w:rPr>
        <w:lastRenderedPageBreak/>
        <w:drawing>
          <wp:inline distT="0" distB="0" distL="0" distR="0" wp14:anchorId="7E6BA7FF" wp14:editId="6B49961C">
            <wp:extent cx="662940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30351" cy="3581914"/>
                    </a:xfrm>
                    <a:prstGeom prst="rect">
                      <a:avLst/>
                    </a:prstGeom>
                  </pic:spPr>
                </pic:pic>
              </a:graphicData>
            </a:graphic>
          </wp:inline>
        </w:drawing>
      </w:r>
    </w:p>
    <w:p w:rsidR="000B0CBD" w:rsidRPr="00406B43" w:rsidRDefault="000B0CBD" w:rsidP="009F52D1">
      <w:pPr>
        <w:pStyle w:val="NormalWeb"/>
        <w:spacing w:before="0" w:beforeAutospacing="0" w:after="390" w:afterAutospacing="0"/>
        <w:rPr>
          <w:rFonts w:ascii="Segoe UI" w:hAnsi="Segoe UI" w:cs="Segoe UI"/>
          <w:color w:val="273239"/>
          <w:spacing w:val="2"/>
          <w:sz w:val="32"/>
          <w:szCs w:val="32"/>
          <w:shd w:val="clear" w:color="auto" w:fill="FFFFFF"/>
        </w:rPr>
      </w:pPr>
      <w:r w:rsidRPr="00406B43">
        <w:rPr>
          <w:rFonts w:ascii="Segoe UI" w:hAnsi="Segoe UI" w:cs="Segoe UI"/>
          <w:noProof/>
          <w:sz w:val="32"/>
          <w:szCs w:val="32"/>
        </w:rPr>
        <w:drawing>
          <wp:inline distT="0" distB="0" distL="0" distR="0">
            <wp:extent cx="6408271" cy="4467860"/>
            <wp:effectExtent l="0" t="0" r="0" b="8890"/>
            <wp:docPr id="20" name="Picture 20" descr="Java Class, methods, instance variables - w3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Class, methods, instance variables - w3resour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46883" cy="4494780"/>
                    </a:xfrm>
                    <a:prstGeom prst="rect">
                      <a:avLst/>
                    </a:prstGeom>
                    <a:noFill/>
                    <a:ln>
                      <a:noFill/>
                    </a:ln>
                  </pic:spPr>
                </pic:pic>
              </a:graphicData>
            </a:graphic>
          </wp:inline>
        </w:drawing>
      </w:r>
    </w:p>
    <w:p w:rsidR="00D81DC8" w:rsidRPr="00406B43" w:rsidRDefault="00D81DC8" w:rsidP="009F52D1">
      <w:pPr>
        <w:pStyle w:val="NormalWeb"/>
        <w:spacing w:before="0" w:beforeAutospacing="0" w:after="390" w:afterAutospacing="0"/>
        <w:rPr>
          <w:rFonts w:ascii="Segoe UI" w:hAnsi="Segoe UI" w:cs="Segoe UI"/>
          <w:color w:val="273239"/>
          <w:spacing w:val="2"/>
          <w:sz w:val="32"/>
          <w:szCs w:val="32"/>
          <w:shd w:val="clear" w:color="auto" w:fill="FFFFFF"/>
        </w:rPr>
      </w:pPr>
      <w:r w:rsidRPr="00406B43">
        <w:rPr>
          <w:rFonts w:ascii="Segoe UI" w:hAnsi="Segoe UI" w:cs="Segoe UI"/>
          <w:noProof/>
          <w:sz w:val="32"/>
          <w:szCs w:val="32"/>
        </w:rPr>
        <w:lastRenderedPageBreak/>
        <w:drawing>
          <wp:inline distT="0" distB="0" distL="0" distR="0">
            <wp:extent cx="6012611" cy="3140075"/>
            <wp:effectExtent l="0" t="0" r="7620" b="3175"/>
            <wp:docPr id="23" name="Picture 23" descr="Java class and main method explanation - Code for Jav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class and main method explanation - Code for Java 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240" cy="3144581"/>
                    </a:xfrm>
                    <a:prstGeom prst="rect">
                      <a:avLst/>
                    </a:prstGeom>
                    <a:noFill/>
                    <a:ln>
                      <a:noFill/>
                    </a:ln>
                  </pic:spPr>
                </pic:pic>
              </a:graphicData>
            </a:graphic>
          </wp:inline>
        </w:drawing>
      </w:r>
    </w:p>
    <w:p w:rsidR="00AE5FAB" w:rsidRPr="00406B43" w:rsidRDefault="00AE5FAB" w:rsidP="009F52D1">
      <w:pPr>
        <w:pStyle w:val="NormalWeb"/>
        <w:spacing w:before="0" w:beforeAutospacing="0" w:after="390" w:afterAutospacing="0"/>
        <w:rPr>
          <w:rFonts w:ascii="Segoe UI" w:hAnsi="Segoe UI" w:cs="Segoe UI"/>
          <w:color w:val="273239"/>
          <w:spacing w:val="2"/>
          <w:sz w:val="32"/>
          <w:szCs w:val="32"/>
          <w:shd w:val="clear" w:color="auto" w:fill="FFFFFF"/>
        </w:rPr>
      </w:pPr>
      <w:r w:rsidRPr="00406B43">
        <w:rPr>
          <w:rFonts w:ascii="Segoe UI" w:hAnsi="Segoe UI" w:cs="Segoe UI"/>
          <w:noProof/>
          <w:sz w:val="32"/>
          <w:szCs w:val="32"/>
        </w:rPr>
        <w:drawing>
          <wp:inline distT="0" distB="0" distL="0" distR="0">
            <wp:extent cx="6460311" cy="4433570"/>
            <wp:effectExtent l="0" t="0" r="0" b="5080"/>
            <wp:docPr id="24" name="Picture 24" descr="Class and main method in Java language - Codefo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and main method in Java language - Codeforco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1430" cy="4448064"/>
                    </a:xfrm>
                    <a:prstGeom prst="rect">
                      <a:avLst/>
                    </a:prstGeom>
                    <a:noFill/>
                    <a:ln>
                      <a:noFill/>
                    </a:ln>
                  </pic:spPr>
                </pic:pic>
              </a:graphicData>
            </a:graphic>
          </wp:inline>
        </w:drawing>
      </w:r>
    </w:p>
    <w:p w:rsidR="00E46DA3" w:rsidRPr="00406B43" w:rsidRDefault="00E46DA3" w:rsidP="009F52D1">
      <w:pPr>
        <w:pStyle w:val="NormalWeb"/>
        <w:spacing w:before="0" w:beforeAutospacing="0" w:after="390" w:afterAutospacing="0"/>
        <w:rPr>
          <w:rFonts w:ascii="Segoe UI" w:hAnsi="Segoe UI" w:cs="Segoe UI"/>
          <w:color w:val="273239"/>
          <w:spacing w:val="2"/>
          <w:sz w:val="32"/>
          <w:szCs w:val="32"/>
          <w:shd w:val="clear" w:color="auto" w:fill="FFFFFF"/>
        </w:rPr>
      </w:pPr>
    </w:p>
    <w:p w:rsidR="00B25A51" w:rsidRPr="00406B43" w:rsidRDefault="00B25A51" w:rsidP="009F52D1">
      <w:pPr>
        <w:pStyle w:val="NormalWeb"/>
        <w:spacing w:before="0" w:beforeAutospacing="0" w:after="390" w:afterAutospacing="0"/>
        <w:rPr>
          <w:rFonts w:ascii="Segoe UI" w:hAnsi="Segoe UI" w:cs="Segoe UI"/>
          <w:color w:val="273239"/>
          <w:spacing w:val="2"/>
          <w:sz w:val="32"/>
          <w:szCs w:val="32"/>
          <w:shd w:val="clear" w:color="auto" w:fill="FFFFFF"/>
        </w:rPr>
      </w:pPr>
      <w:r w:rsidRPr="00406B43">
        <w:rPr>
          <w:rFonts w:ascii="Segoe UI" w:hAnsi="Segoe UI" w:cs="Segoe UI"/>
          <w:noProof/>
          <w:sz w:val="32"/>
          <w:szCs w:val="32"/>
        </w:rPr>
        <w:lastRenderedPageBreak/>
        <w:drawing>
          <wp:inline distT="0" distB="0" distL="0" distR="0">
            <wp:extent cx="6262777" cy="3277235"/>
            <wp:effectExtent l="0" t="0" r="5080" b="0"/>
            <wp:docPr id="26" name="Picture 26" descr="http://4.bp.blogspot.com/-hwUEJqENlTc/VG-D_nDUKQI/AAAAAAAAAEM/uFOb6pUCOLU/s1600/p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hwUEJqENlTc/VG-D_nDUKQI/AAAAAAAAAEM/uFOb6pUCOLU/s1600/psv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7850" cy="3279890"/>
                    </a:xfrm>
                    <a:prstGeom prst="rect">
                      <a:avLst/>
                    </a:prstGeom>
                    <a:noFill/>
                    <a:ln>
                      <a:noFill/>
                    </a:ln>
                  </pic:spPr>
                </pic:pic>
              </a:graphicData>
            </a:graphic>
          </wp:inline>
        </w:drawing>
      </w:r>
    </w:p>
    <w:p w:rsidR="00000F85" w:rsidRPr="00406B43" w:rsidRDefault="00000F85" w:rsidP="009F52D1">
      <w:pPr>
        <w:pStyle w:val="NormalWeb"/>
        <w:spacing w:before="0" w:beforeAutospacing="0" w:after="390" w:afterAutospacing="0"/>
        <w:rPr>
          <w:rFonts w:ascii="Segoe UI" w:hAnsi="Segoe UI" w:cs="Segoe UI"/>
          <w:color w:val="273239"/>
          <w:spacing w:val="2"/>
          <w:sz w:val="32"/>
          <w:szCs w:val="32"/>
          <w:shd w:val="clear" w:color="auto" w:fill="FFFFFF"/>
        </w:rPr>
      </w:pPr>
    </w:p>
    <w:p w:rsidR="000E6AEF" w:rsidRPr="00406B43" w:rsidRDefault="000E6AEF" w:rsidP="00730027">
      <w:pPr>
        <w:pStyle w:val="NormalWeb"/>
        <w:spacing w:before="0" w:beforeAutospacing="0" w:after="390" w:afterAutospacing="0"/>
        <w:rPr>
          <w:rFonts w:ascii="Segoe UI" w:hAnsi="Segoe UI" w:cs="Segoe UI"/>
          <w:color w:val="273239"/>
          <w:spacing w:val="2"/>
          <w:sz w:val="32"/>
          <w:szCs w:val="32"/>
          <w:shd w:val="clear" w:color="auto" w:fill="FFFFFF"/>
        </w:rPr>
      </w:pPr>
    </w:p>
    <w:p w:rsidR="00EB2178" w:rsidRPr="00406B43" w:rsidRDefault="002A7E28" w:rsidP="00541E98">
      <w:pPr>
        <w:pStyle w:val="NormalWeb"/>
        <w:spacing w:before="0" w:beforeAutospacing="0" w:after="390" w:afterAutospacing="0"/>
        <w:rPr>
          <w:rFonts w:ascii="Segoe UI" w:hAnsi="Segoe UI" w:cs="Segoe UI"/>
          <w:sz w:val="32"/>
          <w:szCs w:val="32"/>
        </w:rPr>
      </w:pPr>
      <w:r w:rsidRPr="00406B43">
        <w:rPr>
          <w:rFonts w:ascii="Segoe UI" w:hAnsi="Segoe UI" w:cs="Segoe UI"/>
          <w:noProof/>
          <w:sz w:val="32"/>
          <w:szCs w:val="32"/>
        </w:rPr>
        <w:drawing>
          <wp:inline distT="0" distB="0" distL="0" distR="0" wp14:anchorId="3CE87956" wp14:editId="3D83AF62">
            <wp:extent cx="5731510" cy="3204522"/>
            <wp:effectExtent l="0" t="0" r="2540" b="0"/>
            <wp:docPr id="3" name="Picture 3" descr="Java Class and Objects - Easy Learning with Real-life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Class and Objects - Easy Learning with Real-life Examples! - TechVidv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04522"/>
                    </a:xfrm>
                    <a:prstGeom prst="rect">
                      <a:avLst/>
                    </a:prstGeom>
                    <a:noFill/>
                    <a:ln>
                      <a:noFill/>
                    </a:ln>
                  </pic:spPr>
                </pic:pic>
              </a:graphicData>
            </a:graphic>
          </wp:inline>
        </w:drawing>
      </w:r>
      <w:r w:rsidR="00EB2178" w:rsidRPr="00406B43">
        <w:rPr>
          <w:rFonts w:ascii="Segoe UI" w:hAnsi="Segoe UI" w:cs="Segoe UI"/>
          <w:color w:val="333333"/>
          <w:sz w:val="32"/>
          <w:szCs w:val="32"/>
          <w:shd w:val="clear" w:color="auto" w:fill="FFFFFF"/>
        </w:rPr>
        <w:t xml:space="preserve"> </w:t>
      </w:r>
    </w:p>
    <w:p w:rsidR="00684F90" w:rsidRPr="00406B43" w:rsidRDefault="00684F90" w:rsidP="00684F90">
      <w:pPr>
        <w:pStyle w:val="Heading1"/>
        <w:shd w:val="clear" w:color="auto" w:fill="FFFFFF"/>
        <w:spacing w:before="75" w:beforeAutospacing="0" w:line="312" w:lineRule="atLeast"/>
        <w:jc w:val="both"/>
        <w:rPr>
          <w:rFonts w:ascii="Segoe UI" w:hAnsi="Segoe UI" w:cs="Segoe UI"/>
          <w:b w:val="0"/>
          <w:bCs w:val="0"/>
          <w:color w:val="610B38"/>
          <w:sz w:val="32"/>
          <w:szCs w:val="32"/>
        </w:rPr>
      </w:pPr>
      <w:r w:rsidRPr="00406B43">
        <w:rPr>
          <w:rFonts w:ascii="Segoe UI" w:hAnsi="Segoe UI" w:cs="Segoe UI"/>
          <w:b w:val="0"/>
          <w:bCs w:val="0"/>
          <w:color w:val="610B38"/>
          <w:sz w:val="32"/>
          <w:szCs w:val="32"/>
        </w:rPr>
        <w:t>Difference between object and class</w:t>
      </w:r>
    </w:p>
    <w:p w:rsidR="00684F90" w:rsidRPr="00406B43" w:rsidRDefault="00684F90" w:rsidP="00684F90">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lastRenderedPageBreak/>
        <w:t>There are many differences between object and class. A list of differences between object and class are given below:</w:t>
      </w:r>
    </w:p>
    <w:tbl>
      <w:tblPr>
        <w:tblW w:w="90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96"/>
        <w:gridCol w:w="4853"/>
        <w:gridCol w:w="3310"/>
      </w:tblGrid>
      <w:tr w:rsidR="00684F90" w:rsidRPr="00406B43" w:rsidTr="00684F90">
        <w:trPr>
          <w:trHeight w:val="517"/>
        </w:trPr>
        <w:tc>
          <w:tcPr>
            <w:tcW w:w="0" w:type="auto"/>
            <w:shd w:val="clear" w:color="auto" w:fill="C7CCBE"/>
            <w:tcMar>
              <w:top w:w="180" w:type="dxa"/>
              <w:left w:w="180" w:type="dxa"/>
              <w:bottom w:w="180" w:type="dxa"/>
              <w:right w:w="180" w:type="dxa"/>
            </w:tcMar>
            <w:hideMark/>
          </w:tcPr>
          <w:p w:rsidR="00684F90" w:rsidRPr="00406B43" w:rsidRDefault="00684F90">
            <w:pPr>
              <w:rPr>
                <w:rFonts w:ascii="Segoe UI" w:hAnsi="Segoe UI" w:cs="Segoe UI"/>
                <w:b/>
                <w:bCs/>
                <w:color w:val="000000"/>
                <w:sz w:val="32"/>
                <w:szCs w:val="32"/>
              </w:rPr>
            </w:pPr>
            <w:r w:rsidRPr="00406B43">
              <w:rPr>
                <w:rFonts w:ascii="Segoe UI" w:hAnsi="Segoe UI" w:cs="Segoe UI"/>
                <w:b/>
                <w:bCs/>
                <w:color w:val="000000"/>
                <w:sz w:val="32"/>
                <w:szCs w:val="32"/>
              </w:rPr>
              <w:t>No.</w:t>
            </w:r>
          </w:p>
        </w:tc>
        <w:tc>
          <w:tcPr>
            <w:tcW w:w="0" w:type="auto"/>
            <w:shd w:val="clear" w:color="auto" w:fill="C7CCBE"/>
            <w:tcMar>
              <w:top w:w="180" w:type="dxa"/>
              <w:left w:w="180" w:type="dxa"/>
              <w:bottom w:w="180" w:type="dxa"/>
              <w:right w:w="180" w:type="dxa"/>
            </w:tcMar>
            <w:hideMark/>
          </w:tcPr>
          <w:p w:rsidR="00684F90" w:rsidRPr="00406B43" w:rsidRDefault="00684F90">
            <w:pPr>
              <w:rPr>
                <w:rFonts w:ascii="Segoe UI" w:hAnsi="Segoe UI" w:cs="Segoe UI"/>
                <w:b/>
                <w:bCs/>
                <w:color w:val="000000"/>
                <w:sz w:val="32"/>
                <w:szCs w:val="32"/>
              </w:rPr>
            </w:pPr>
            <w:r w:rsidRPr="00406B43">
              <w:rPr>
                <w:rFonts w:ascii="Segoe UI" w:hAnsi="Segoe UI" w:cs="Segoe UI"/>
                <w:b/>
                <w:bCs/>
                <w:color w:val="000000"/>
                <w:sz w:val="32"/>
                <w:szCs w:val="32"/>
              </w:rPr>
              <w:t>Object</w:t>
            </w:r>
          </w:p>
        </w:tc>
        <w:tc>
          <w:tcPr>
            <w:tcW w:w="0" w:type="auto"/>
            <w:shd w:val="clear" w:color="auto" w:fill="C7CCBE"/>
            <w:tcMar>
              <w:top w:w="180" w:type="dxa"/>
              <w:left w:w="180" w:type="dxa"/>
              <w:bottom w:w="180" w:type="dxa"/>
              <w:right w:w="180" w:type="dxa"/>
            </w:tcMar>
            <w:hideMark/>
          </w:tcPr>
          <w:p w:rsidR="00684F90" w:rsidRPr="00406B43" w:rsidRDefault="00684F90">
            <w:pPr>
              <w:rPr>
                <w:rFonts w:ascii="Segoe UI" w:hAnsi="Segoe UI" w:cs="Segoe UI"/>
                <w:b/>
                <w:bCs/>
                <w:color w:val="000000"/>
                <w:sz w:val="32"/>
                <w:szCs w:val="32"/>
              </w:rPr>
            </w:pPr>
            <w:r w:rsidRPr="00406B43">
              <w:rPr>
                <w:rFonts w:ascii="Segoe UI" w:hAnsi="Segoe UI" w:cs="Segoe UI"/>
                <w:b/>
                <w:bCs/>
                <w:color w:val="000000"/>
                <w:sz w:val="32"/>
                <w:szCs w:val="32"/>
              </w:rPr>
              <w:t>Class</w:t>
            </w:r>
          </w:p>
        </w:tc>
      </w:tr>
      <w:tr w:rsidR="00684F90" w:rsidRPr="00406B43" w:rsidTr="00684F90">
        <w:trPr>
          <w:trHeight w:val="11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Object is an </w:t>
            </w:r>
            <w:r w:rsidRPr="00406B43">
              <w:rPr>
                <w:rStyle w:val="Strong"/>
                <w:rFonts w:ascii="Segoe UI" w:hAnsi="Segoe UI" w:cs="Segoe UI"/>
                <w:color w:val="333333"/>
                <w:sz w:val="32"/>
                <w:szCs w:val="32"/>
              </w:rPr>
              <w:t>instance</w:t>
            </w:r>
            <w:r w:rsidRPr="00406B43">
              <w:rPr>
                <w:rFonts w:ascii="Segoe UI" w:hAnsi="Segoe UI" w:cs="Segoe UI"/>
                <w:color w:val="333333"/>
                <w:sz w:val="32"/>
                <w:szCs w:val="32"/>
              </w:rPr>
              <w:t> of a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Class is a </w:t>
            </w:r>
            <w:r w:rsidRPr="00406B43">
              <w:rPr>
                <w:rStyle w:val="Strong"/>
                <w:rFonts w:ascii="Segoe UI" w:hAnsi="Segoe UI" w:cs="Segoe UI"/>
                <w:color w:val="333333"/>
                <w:sz w:val="32"/>
                <w:szCs w:val="32"/>
              </w:rPr>
              <w:t>blueprint or template</w:t>
            </w:r>
            <w:r w:rsidRPr="00406B43">
              <w:rPr>
                <w:rFonts w:ascii="Segoe UI" w:hAnsi="Segoe UI" w:cs="Segoe UI"/>
                <w:color w:val="333333"/>
                <w:sz w:val="32"/>
                <w:szCs w:val="32"/>
              </w:rPr>
              <w:t> from which objects are created.</w:t>
            </w:r>
          </w:p>
        </w:tc>
      </w:tr>
      <w:tr w:rsidR="00684F90" w:rsidRPr="00406B43" w:rsidTr="00684F90">
        <w:trPr>
          <w:trHeight w:val="7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Object is a </w:t>
            </w:r>
            <w:r w:rsidRPr="00406B43">
              <w:rPr>
                <w:rStyle w:val="Strong"/>
                <w:rFonts w:ascii="Segoe UI" w:hAnsi="Segoe UI" w:cs="Segoe UI"/>
                <w:color w:val="333333"/>
                <w:sz w:val="32"/>
                <w:szCs w:val="32"/>
              </w:rPr>
              <w:t>real world entity</w:t>
            </w:r>
            <w:r w:rsidRPr="00406B43">
              <w:rPr>
                <w:rFonts w:ascii="Segoe UI" w:hAnsi="Segoe UI" w:cs="Segoe UI"/>
                <w:color w:val="333333"/>
                <w:sz w:val="32"/>
                <w:szCs w:val="32"/>
              </w:rPr>
              <w:t> such as pen, laptop, mobile, bed, keyboard, mouse, chair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Class is a </w:t>
            </w:r>
            <w:r w:rsidRPr="00406B43">
              <w:rPr>
                <w:rStyle w:val="Strong"/>
                <w:rFonts w:ascii="Segoe UI" w:hAnsi="Segoe UI" w:cs="Segoe UI"/>
                <w:color w:val="333333"/>
                <w:sz w:val="32"/>
                <w:szCs w:val="32"/>
              </w:rPr>
              <w:t>group of similar objects</w:t>
            </w:r>
            <w:r w:rsidRPr="00406B43">
              <w:rPr>
                <w:rFonts w:ascii="Segoe UI" w:hAnsi="Segoe UI" w:cs="Segoe UI"/>
                <w:color w:val="333333"/>
                <w:sz w:val="32"/>
                <w:szCs w:val="32"/>
              </w:rPr>
              <w:t>.</w:t>
            </w:r>
          </w:p>
        </w:tc>
      </w:tr>
      <w:tr w:rsidR="00684F90" w:rsidRPr="00406B43" w:rsidTr="00684F90">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Object is a </w:t>
            </w:r>
            <w:r w:rsidRPr="00406B43">
              <w:rPr>
                <w:rStyle w:val="Strong"/>
                <w:rFonts w:ascii="Segoe UI" w:hAnsi="Segoe UI" w:cs="Segoe UI"/>
                <w:color w:val="333333"/>
                <w:sz w:val="32"/>
                <w:szCs w:val="32"/>
              </w:rPr>
              <w:t>physical</w:t>
            </w:r>
            <w:r w:rsidRPr="00406B43">
              <w:rPr>
                <w:rFonts w:ascii="Segoe UI" w:hAnsi="Segoe UI" w:cs="Segoe UI"/>
                <w:color w:val="333333"/>
                <w:sz w:val="32"/>
                <w:szCs w:val="32"/>
              </w:rPr>
              <w:t> entity.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Class is a </w:t>
            </w:r>
            <w:r w:rsidRPr="00406B43">
              <w:rPr>
                <w:rStyle w:val="Strong"/>
                <w:rFonts w:ascii="Segoe UI" w:hAnsi="Segoe UI" w:cs="Segoe UI"/>
                <w:color w:val="333333"/>
                <w:sz w:val="32"/>
                <w:szCs w:val="32"/>
              </w:rPr>
              <w:t>logical</w:t>
            </w:r>
            <w:r w:rsidRPr="00406B43">
              <w:rPr>
                <w:rFonts w:ascii="Segoe UI" w:hAnsi="Segoe UI" w:cs="Segoe UI"/>
                <w:color w:val="333333"/>
                <w:sz w:val="32"/>
                <w:szCs w:val="32"/>
              </w:rPr>
              <w:t> entity.</w:t>
            </w:r>
          </w:p>
        </w:tc>
      </w:tr>
      <w:tr w:rsidR="00684F90" w:rsidRPr="00406B43" w:rsidTr="00684F90">
        <w:trPr>
          <w:trHeight w:val="11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Object is created through </w:t>
            </w:r>
            <w:r w:rsidRPr="00406B43">
              <w:rPr>
                <w:rStyle w:val="Strong"/>
                <w:rFonts w:ascii="Segoe UI" w:hAnsi="Segoe UI" w:cs="Segoe UI"/>
                <w:color w:val="333333"/>
                <w:sz w:val="32"/>
                <w:szCs w:val="32"/>
              </w:rPr>
              <w:t>new keyword</w:t>
            </w:r>
            <w:r w:rsidRPr="00406B43">
              <w:rPr>
                <w:rFonts w:ascii="Segoe UI" w:hAnsi="Segoe UI" w:cs="Segoe UI"/>
                <w:color w:val="333333"/>
                <w:sz w:val="32"/>
                <w:szCs w:val="32"/>
              </w:rPr>
              <w:t> mainly e.g.</w:t>
            </w:r>
            <w:r w:rsidRPr="00406B43">
              <w:rPr>
                <w:rFonts w:ascii="Segoe UI" w:hAnsi="Segoe UI" w:cs="Segoe UI"/>
                <w:color w:val="333333"/>
                <w:sz w:val="32"/>
                <w:szCs w:val="32"/>
              </w:rPr>
              <w:br/>
              <w:t>Student s1=new Student();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Class is declared using </w:t>
            </w:r>
            <w:r w:rsidRPr="00406B43">
              <w:rPr>
                <w:rStyle w:val="Strong"/>
                <w:rFonts w:ascii="Segoe UI" w:hAnsi="Segoe UI" w:cs="Segoe UI"/>
                <w:color w:val="333333"/>
                <w:sz w:val="32"/>
                <w:szCs w:val="32"/>
              </w:rPr>
              <w:t>class keyword</w:t>
            </w:r>
            <w:r w:rsidRPr="00406B43">
              <w:rPr>
                <w:rFonts w:ascii="Segoe UI" w:hAnsi="Segoe UI" w:cs="Segoe UI"/>
                <w:color w:val="333333"/>
                <w:sz w:val="32"/>
                <w:szCs w:val="32"/>
              </w:rPr>
              <w:t> e.g.</w:t>
            </w:r>
            <w:r w:rsidRPr="00406B43">
              <w:rPr>
                <w:rFonts w:ascii="Segoe UI" w:hAnsi="Segoe UI" w:cs="Segoe UI"/>
                <w:color w:val="333333"/>
                <w:sz w:val="32"/>
                <w:szCs w:val="32"/>
              </w:rPr>
              <w:br/>
              <w:t>class Student{}</w:t>
            </w:r>
          </w:p>
        </w:tc>
      </w:tr>
      <w:tr w:rsidR="00684F90" w:rsidRPr="00406B43" w:rsidTr="00684F90">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Object is created </w:t>
            </w:r>
            <w:r w:rsidRPr="00406B43">
              <w:rPr>
                <w:rStyle w:val="Strong"/>
                <w:rFonts w:ascii="Segoe UI" w:hAnsi="Segoe UI" w:cs="Segoe UI"/>
                <w:color w:val="333333"/>
                <w:sz w:val="32"/>
                <w:szCs w:val="32"/>
              </w:rPr>
              <w:t>many times</w:t>
            </w:r>
            <w:r w:rsidRPr="00406B43">
              <w:rPr>
                <w:rFonts w:ascii="Segoe UI" w:hAnsi="Segoe UI" w:cs="Segoe UI"/>
                <w:color w:val="333333"/>
                <w:sz w:val="32"/>
                <w:szCs w:val="32"/>
              </w:rPr>
              <w:t> as per requirement.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Class is declared </w:t>
            </w:r>
            <w:r w:rsidRPr="00406B43">
              <w:rPr>
                <w:rStyle w:val="Strong"/>
                <w:rFonts w:ascii="Segoe UI" w:hAnsi="Segoe UI" w:cs="Segoe UI"/>
                <w:color w:val="333333"/>
                <w:sz w:val="32"/>
                <w:szCs w:val="32"/>
              </w:rPr>
              <w:t>once</w:t>
            </w:r>
            <w:r w:rsidRPr="00406B43">
              <w:rPr>
                <w:rFonts w:ascii="Segoe UI" w:hAnsi="Segoe UI" w:cs="Segoe UI"/>
                <w:color w:val="333333"/>
                <w:sz w:val="32"/>
                <w:szCs w:val="32"/>
              </w:rPr>
              <w:t>.</w:t>
            </w:r>
          </w:p>
        </w:tc>
      </w:tr>
      <w:tr w:rsidR="00684F90" w:rsidRPr="00406B43" w:rsidTr="00684F90">
        <w:trPr>
          <w:trHeight w:val="7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Object </w:t>
            </w:r>
            <w:r w:rsidRPr="00406B43">
              <w:rPr>
                <w:rStyle w:val="Strong"/>
                <w:rFonts w:ascii="Segoe UI" w:hAnsi="Segoe UI" w:cs="Segoe UI"/>
                <w:color w:val="333333"/>
                <w:sz w:val="32"/>
                <w:szCs w:val="32"/>
              </w:rPr>
              <w:t>allocates memory when it is created</w:t>
            </w:r>
            <w:r w:rsidRPr="00406B43">
              <w:rPr>
                <w:rFonts w:ascii="Segoe UI" w:hAnsi="Segoe UI" w:cs="Segoe UI"/>
                <w:color w:val="333333"/>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Class </w:t>
            </w:r>
            <w:r w:rsidRPr="00406B43">
              <w:rPr>
                <w:rStyle w:val="Strong"/>
                <w:rFonts w:ascii="Segoe UI" w:hAnsi="Segoe UI" w:cs="Segoe UI"/>
                <w:color w:val="333333"/>
                <w:sz w:val="32"/>
                <w:szCs w:val="32"/>
              </w:rPr>
              <w:t>doesn't allocated memory when it is created</w:t>
            </w:r>
            <w:r w:rsidRPr="00406B43">
              <w:rPr>
                <w:rFonts w:ascii="Segoe UI" w:hAnsi="Segoe UI" w:cs="Segoe UI"/>
                <w:color w:val="333333"/>
                <w:sz w:val="32"/>
                <w:szCs w:val="32"/>
              </w:rPr>
              <w:t>.</w:t>
            </w:r>
          </w:p>
        </w:tc>
      </w:tr>
      <w:tr w:rsidR="00684F90" w:rsidRPr="00406B43" w:rsidTr="00684F90">
        <w:trPr>
          <w:trHeight w:val="11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There are </w:t>
            </w:r>
            <w:r w:rsidRPr="00406B43">
              <w:rPr>
                <w:rStyle w:val="Strong"/>
                <w:rFonts w:ascii="Segoe UI" w:hAnsi="Segoe UI" w:cs="Segoe UI"/>
                <w:color w:val="333333"/>
                <w:sz w:val="32"/>
                <w:szCs w:val="32"/>
              </w:rPr>
              <w:t>many ways to create object</w:t>
            </w:r>
            <w:r w:rsidRPr="00406B43">
              <w:rPr>
                <w:rFonts w:ascii="Segoe UI" w:hAnsi="Segoe UI" w:cs="Segoe UI"/>
                <w:color w:val="333333"/>
                <w:sz w:val="32"/>
                <w:szCs w:val="32"/>
              </w:rPr>
              <w:t> in java such as new keyword, newInstance() method, clone() method, factory method and deserialization.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4F90" w:rsidRPr="00406B43" w:rsidRDefault="00684F90">
            <w:pPr>
              <w:jc w:val="both"/>
              <w:rPr>
                <w:rFonts w:ascii="Segoe UI" w:hAnsi="Segoe UI" w:cs="Segoe UI"/>
                <w:color w:val="333333"/>
                <w:sz w:val="32"/>
                <w:szCs w:val="32"/>
              </w:rPr>
            </w:pPr>
            <w:r w:rsidRPr="00406B43">
              <w:rPr>
                <w:rFonts w:ascii="Segoe UI" w:hAnsi="Segoe UI" w:cs="Segoe UI"/>
                <w:color w:val="333333"/>
                <w:sz w:val="32"/>
                <w:szCs w:val="32"/>
              </w:rPr>
              <w:t>There is only </w:t>
            </w:r>
            <w:r w:rsidRPr="00406B43">
              <w:rPr>
                <w:rStyle w:val="Strong"/>
                <w:rFonts w:ascii="Segoe UI" w:hAnsi="Segoe UI" w:cs="Segoe UI"/>
                <w:color w:val="333333"/>
                <w:sz w:val="32"/>
                <w:szCs w:val="32"/>
              </w:rPr>
              <w:t>one way to define class</w:t>
            </w:r>
            <w:r w:rsidRPr="00406B43">
              <w:rPr>
                <w:rFonts w:ascii="Segoe UI" w:hAnsi="Segoe UI" w:cs="Segoe UI"/>
                <w:color w:val="333333"/>
                <w:sz w:val="32"/>
                <w:szCs w:val="32"/>
              </w:rPr>
              <w:t> in java using class keyword.</w:t>
            </w:r>
          </w:p>
        </w:tc>
      </w:tr>
    </w:tbl>
    <w:p w:rsidR="00684F90" w:rsidRPr="00406B43" w:rsidRDefault="00684F90" w:rsidP="00541E98">
      <w:pPr>
        <w:pStyle w:val="NormalWeb"/>
        <w:spacing w:before="0" w:beforeAutospacing="0" w:after="390" w:afterAutospacing="0"/>
        <w:rPr>
          <w:rFonts w:ascii="Segoe UI" w:hAnsi="Segoe UI" w:cs="Segoe UI"/>
          <w:sz w:val="32"/>
          <w:szCs w:val="32"/>
        </w:rPr>
      </w:pPr>
    </w:p>
    <w:p w:rsidR="00DB6A07" w:rsidRPr="00406B43" w:rsidRDefault="00DB6A07" w:rsidP="00541E98">
      <w:pPr>
        <w:pStyle w:val="NormalWeb"/>
        <w:spacing w:before="0" w:beforeAutospacing="0" w:after="390" w:afterAutospacing="0"/>
        <w:rPr>
          <w:rFonts w:ascii="Segoe UI" w:hAnsi="Segoe UI" w:cs="Segoe UI"/>
          <w:sz w:val="32"/>
          <w:szCs w:val="32"/>
        </w:rPr>
      </w:pPr>
    </w:p>
    <w:p w:rsidR="00DB6A07" w:rsidRPr="00406B43" w:rsidRDefault="00DB6A07" w:rsidP="00541E98">
      <w:pPr>
        <w:pStyle w:val="NormalWeb"/>
        <w:spacing w:before="0" w:beforeAutospacing="0" w:after="390" w:afterAutospacing="0"/>
        <w:rPr>
          <w:rFonts w:ascii="Segoe UI" w:hAnsi="Segoe UI" w:cs="Segoe UI"/>
          <w:sz w:val="32"/>
          <w:szCs w:val="32"/>
        </w:rPr>
      </w:pPr>
    </w:p>
    <w:p w:rsidR="00DB6A07" w:rsidRPr="00406B43" w:rsidRDefault="00DB6A07" w:rsidP="00541E98">
      <w:pPr>
        <w:pStyle w:val="NormalWeb"/>
        <w:spacing w:before="0" w:beforeAutospacing="0" w:after="390" w:afterAutospacing="0"/>
        <w:rPr>
          <w:rFonts w:ascii="Segoe UI" w:hAnsi="Segoe UI" w:cs="Segoe UI"/>
          <w:sz w:val="32"/>
          <w:szCs w:val="32"/>
        </w:rPr>
      </w:pPr>
    </w:p>
    <w:p w:rsidR="00DB6A07" w:rsidRPr="00406B43" w:rsidRDefault="00DB6A07" w:rsidP="00DB6A07">
      <w:pPr>
        <w:pStyle w:val="NormalWeb"/>
        <w:shd w:val="clear" w:color="auto" w:fill="FFFFFF"/>
        <w:spacing w:before="0" w:beforeAutospacing="0" w:after="0" w:afterAutospacing="0"/>
        <w:rPr>
          <w:rFonts w:ascii="Segoe UI" w:hAnsi="Segoe UI" w:cs="Segoe UI"/>
          <w:color w:val="3A3A3A"/>
          <w:sz w:val="32"/>
          <w:szCs w:val="32"/>
        </w:rPr>
      </w:pPr>
      <w:r w:rsidRPr="00406B43">
        <w:rPr>
          <w:rStyle w:val="Strong"/>
          <w:rFonts w:ascii="Segoe UI" w:hAnsi="Segoe UI" w:cs="Segoe UI"/>
          <w:color w:val="3A3A3A"/>
          <w:sz w:val="32"/>
          <w:szCs w:val="32"/>
          <w:u w:val="single"/>
          <w:bdr w:val="none" w:sz="0" w:space="0" w:color="auto" w:frame="1"/>
        </w:rPr>
        <w:t>Example:</w:t>
      </w:r>
    </w:p>
    <w:p w:rsidR="00DB6A07" w:rsidRPr="00406B43" w:rsidRDefault="00DB6A07" w:rsidP="00DB6A07">
      <w:pPr>
        <w:pStyle w:val="NormalWeb"/>
        <w:shd w:val="clear" w:color="auto" w:fill="FFFFFF"/>
        <w:spacing w:before="0" w:beforeAutospacing="0" w:after="360" w:afterAutospacing="0"/>
        <w:rPr>
          <w:rFonts w:ascii="Segoe UI" w:hAnsi="Segoe UI" w:cs="Segoe UI"/>
          <w:color w:val="3A3A3A"/>
          <w:sz w:val="32"/>
          <w:szCs w:val="32"/>
        </w:rPr>
      </w:pPr>
      <w:r w:rsidRPr="00406B43">
        <w:rPr>
          <w:rFonts w:ascii="Segoe UI" w:hAnsi="Segoe UI" w:cs="Segoe UI"/>
          <w:color w:val="3A3A3A"/>
          <w:sz w:val="32"/>
          <w:szCs w:val="32"/>
        </w:rPr>
        <w:t>Class: Person</w:t>
      </w:r>
    </w:p>
    <w:p w:rsidR="00DB6A07" w:rsidRPr="00406B43" w:rsidRDefault="00DB6A07" w:rsidP="00DB6A07">
      <w:pPr>
        <w:pStyle w:val="NormalWeb"/>
        <w:shd w:val="clear" w:color="auto" w:fill="FFFFFF"/>
        <w:spacing w:before="0" w:beforeAutospacing="0" w:after="360" w:afterAutospacing="0"/>
        <w:rPr>
          <w:rFonts w:ascii="Segoe UI" w:hAnsi="Segoe UI" w:cs="Segoe UI"/>
          <w:color w:val="3A3A3A"/>
          <w:sz w:val="32"/>
          <w:szCs w:val="32"/>
        </w:rPr>
      </w:pPr>
      <w:r w:rsidRPr="00406B43">
        <w:rPr>
          <w:rFonts w:ascii="Segoe UI" w:hAnsi="Segoe UI" w:cs="Segoe UI"/>
          <w:color w:val="3A3A3A"/>
          <w:sz w:val="32"/>
          <w:szCs w:val="32"/>
        </w:rPr>
        <w:t>Object: Male or Female</w:t>
      </w:r>
    </w:p>
    <w:p w:rsidR="00DB6A07" w:rsidRPr="00406B43" w:rsidRDefault="00DB6A07" w:rsidP="00DB6A07">
      <w:pPr>
        <w:pStyle w:val="NormalWeb"/>
        <w:shd w:val="clear" w:color="auto" w:fill="FFFFFF"/>
        <w:spacing w:before="0" w:beforeAutospacing="0" w:after="360" w:afterAutospacing="0"/>
        <w:rPr>
          <w:rFonts w:ascii="Segoe UI" w:hAnsi="Segoe UI" w:cs="Segoe UI"/>
          <w:color w:val="3A3A3A"/>
          <w:sz w:val="32"/>
          <w:szCs w:val="32"/>
        </w:rPr>
      </w:pPr>
      <w:r w:rsidRPr="00406B43">
        <w:rPr>
          <w:rFonts w:ascii="Segoe UI" w:hAnsi="Segoe UI" w:cs="Segoe UI"/>
          <w:color w:val="3A3A3A"/>
          <w:sz w:val="32"/>
          <w:szCs w:val="32"/>
        </w:rPr>
        <w:t>State: Name, Age</w:t>
      </w:r>
    </w:p>
    <w:p w:rsidR="00DB6A07" w:rsidRPr="00406B43" w:rsidRDefault="00DB6A07" w:rsidP="00DB6A07">
      <w:pPr>
        <w:pStyle w:val="NormalWeb"/>
        <w:shd w:val="clear" w:color="auto" w:fill="FFFFFF"/>
        <w:spacing w:before="0" w:beforeAutospacing="0" w:after="360" w:afterAutospacing="0"/>
        <w:rPr>
          <w:rFonts w:ascii="Segoe UI" w:hAnsi="Segoe UI" w:cs="Segoe UI"/>
          <w:color w:val="3A3A3A"/>
          <w:sz w:val="32"/>
          <w:szCs w:val="32"/>
        </w:rPr>
      </w:pPr>
      <w:r w:rsidRPr="00406B43">
        <w:rPr>
          <w:rFonts w:ascii="Segoe UI" w:hAnsi="Segoe UI" w:cs="Segoe UI"/>
          <w:color w:val="3A3A3A"/>
          <w:sz w:val="32"/>
          <w:szCs w:val="32"/>
        </w:rPr>
        <w:t>Behavior: Eating, Walking, Cooking, etc</w:t>
      </w:r>
    </w:p>
    <w:p w:rsidR="00DB6A07" w:rsidRPr="00406B43" w:rsidRDefault="00DB6A07" w:rsidP="00541E98">
      <w:pPr>
        <w:pStyle w:val="NormalWeb"/>
        <w:spacing w:before="0" w:beforeAutospacing="0" w:after="390" w:afterAutospacing="0"/>
        <w:rPr>
          <w:rFonts w:ascii="Segoe UI" w:hAnsi="Segoe UI" w:cs="Segoe UI"/>
          <w:sz w:val="32"/>
          <w:szCs w:val="32"/>
        </w:rPr>
      </w:pPr>
    </w:p>
    <w:p w:rsidR="00EB2178" w:rsidRPr="00406B43" w:rsidRDefault="00EB2178" w:rsidP="000C79F0">
      <w:pPr>
        <w:numPr>
          <w:ilvl w:val="0"/>
          <w:numId w:val="4"/>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b/>
          <w:bCs/>
          <w:color w:val="006699"/>
          <w:sz w:val="32"/>
          <w:szCs w:val="32"/>
          <w:bdr w:val="none" w:sz="0" w:space="0" w:color="auto" w:frame="1"/>
          <w:lang w:eastAsia="en-IN" w:bidi="hi-IN"/>
        </w:rPr>
        <w:t>class</w:t>
      </w:r>
      <w:r w:rsidRPr="00406B43">
        <w:rPr>
          <w:rFonts w:ascii="Segoe UI" w:eastAsia="Times New Roman" w:hAnsi="Segoe UI" w:cs="Segoe UI"/>
          <w:color w:val="000000"/>
          <w:sz w:val="32"/>
          <w:szCs w:val="32"/>
          <w:bdr w:val="none" w:sz="0" w:space="0" w:color="auto" w:frame="1"/>
          <w:lang w:eastAsia="en-IN" w:bidi="hi-IN"/>
        </w:rPr>
        <w:t> &lt;class_name&gt;{  </w:t>
      </w:r>
    </w:p>
    <w:p w:rsidR="00EB2178" w:rsidRPr="00406B43" w:rsidRDefault="00EB2178" w:rsidP="000C79F0">
      <w:pPr>
        <w:numPr>
          <w:ilvl w:val="0"/>
          <w:numId w:val="4"/>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field;  </w:t>
      </w:r>
    </w:p>
    <w:p w:rsidR="00EB2178" w:rsidRPr="00406B43" w:rsidRDefault="00EB2178" w:rsidP="000C79F0">
      <w:pPr>
        <w:numPr>
          <w:ilvl w:val="0"/>
          <w:numId w:val="4"/>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method;  </w:t>
      </w:r>
    </w:p>
    <w:p w:rsidR="00EB2178" w:rsidRPr="00406B43" w:rsidRDefault="00EB2178" w:rsidP="000C79F0">
      <w:pPr>
        <w:numPr>
          <w:ilvl w:val="0"/>
          <w:numId w:val="4"/>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p>
    <w:p w:rsidR="00EB2178" w:rsidRPr="00406B43" w:rsidRDefault="00EB2178" w:rsidP="00730027">
      <w:pPr>
        <w:pStyle w:val="NormalWeb"/>
        <w:spacing w:before="0" w:beforeAutospacing="0" w:after="390" w:afterAutospacing="0"/>
        <w:rPr>
          <w:rFonts w:ascii="Segoe UI" w:hAnsi="Segoe UI" w:cs="Segoe UI"/>
          <w:sz w:val="32"/>
          <w:szCs w:val="32"/>
        </w:rPr>
      </w:pPr>
    </w:p>
    <w:p w:rsidR="00495CF5" w:rsidRPr="00406B43" w:rsidRDefault="00495CF5" w:rsidP="009F52D1">
      <w:pPr>
        <w:pStyle w:val="NormalWeb"/>
        <w:spacing w:before="0" w:beforeAutospacing="0" w:after="390" w:afterAutospacing="0"/>
        <w:rPr>
          <w:rFonts w:ascii="Segoe UI" w:hAnsi="Segoe UI" w:cs="Segoe UI"/>
          <w:sz w:val="32"/>
          <w:szCs w:val="32"/>
        </w:rPr>
      </w:pPr>
      <w:r w:rsidRPr="00406B43">
        <w:rPr>
          <w:rFonts w:ascii="Segoe UI" w:hAnsi="Segoe UI" w:cs="Segoe UI"/>
          <w:color w:val="273239"/>
          <w:spacing w:val="2"/>
          <w:sz w:val="32"/>
          <w:szCs w:val="32"/>
          <w:shd w:val="clear" w:color="auto" w:fill="FFFFFF"/>
        </w:rPr>
        <w:t>A class in java can contain:</w:t>
      </w:r>
      <w:r w:rsidRPr="00406B43">
        <w:rPr>
          <w:rFonts w:ascii="Segoe UI" w:hAnsi="Segoe UI" w:cs="Segoe UI"/>
          <w:color w:val="273239"/>
          <w:spacing w:val="2"/>
          <w:sz w:val="32"/>
          <w:szCs w:val="32"/>
        </w:rPr>
        <w:br/>
      </w:r>
      <w:r w:rsidRPr="00406B43">
        <w:rPr>
          <w:rFonts w:ascii="Segoe UI" w:hAnsi="Segoe UI" w:cs="Segoe UI"/>
          <w:color w:val="273239"/>
          <w:spacing w:val="2"/>
          <w:sz w:val="32"/>
          <w:szCs w:val="32"/>
          <w:shd w:val="clear" w:color="auto" w:fill="FFFFFF"/>
        </w:rPr>
        <w:t>• data member</w:t>
      </w:r>
      <w:r w:rsidRPr="00406B43">
        <w:rPr>
          <w:rFonts w:ascii="Segoe UI" w:hAnsi="Segoe UI" w:cs="Segoe UI"/>
          <w:color w:val="273239"/>
          <w:spacing w:val="2"/>
          <w:sz w:val="32"/>
          <w:szCs w:val="32"/>
        </w:rPr>
        <w:br/>
      </w:r>
      <w:r w:rsidRPr="00406B43">
        <w:rPr>
          <w:rFonts w:ascii="Segoe UI" w:hAnsi="Segoe UI" w:cs="Segoe UI"/>
          <w:color w:val="273239"/>
          <w:spacing w:val="2"/>
          <w:sz w:val="32"/>
          <w:szCs w:val="32"/>
          <w:shd w:val="clear" w:color="auto" w:fill="FFFFFF"/>
        </w:rPr>
        <w:lastRenderedPageBreak/>
        <w:t>• method</w:t>
      </w:r>
      <w:r w:rsidRPr="00406B43">
        <w:rPr>
          <w:rFonts w:ascii="Segoe UI" w:hAnsi="Segoe UI" w:cs="Segoe UI"/>
          <w:color w:val="273239"/>
          <w:spacing w:val="2"/>
          <w:sz w:val="32"/>
          <w:szCs w:val="32"/>
        </w:rPr>
        <w:br/>
      </w:r>
      <w:r w:rsidRPr="00406B43">
        <w:rPr>
          <w:rFonts w:ascii="Segoe UI" w:hAnsi="Segoe UI" w:cs="Segoe UI"/>
          <w:color w:val="273239"/>
          <w:spacing w:val="2"/>
          <w:sz w:val="32"/>
          <w:szCs w:val="32"/>
          <w:shd w:val="clear" w:color="auto" w:fill="FFFFFF"/>
        </w:rPr>
        <w:t>• constructor</w:t>
      </w:r>
      <w:r w:rsidRPr="00406B43">
        <w:rPr>
          <w:rFonts w:ascii="Segoe UI" w:hAnsi="Segoe UI" w:cs="Segoe UI"/>
          <w:color w:val="273239"/>
          <w:spacing w:val="2"/>
          <w:sz w:val="32"/>
          <w:szCs w:val="32"/>
        </w:rPr>
        <w:br/>
      </w:r>
      <w:r w:rsidRPr="00406B43">
        <w:rPr>
          <w:rFonts w:ascii="Segoe UI" w:hAnsi="Segoe UI" w:cs="Segoe UI"/>
          <w:color w:val="273239"/>
          <w:spacing w:val="2"/>
          <w:sz w:val="32"/>
          <w:szCs w:val="32"/>
          <w:shd w:val="clear" w:color="auto" w:fill="FFFFFF"/>
        </w:rPr>
        <w:t>• nested class and </w:t>
      </w:r>
      <w:r w:rsidRPr="00406B43">
        <w:rPr>
          <w:rFonts w:ascii="Segoe UI" w:hAnsi="Segoe UI" w:cs="Segoe UI"/>
          <w:color w:val="273239"/>
          <w:spacing w:val="2"/>
          <w:sz w:val="32"/>
          <w:szCs w:val="32"/>
        </w:rPr>
        <w:br/>
      </w:r>
      <w:r w:rsidRPr="00406B43">
        <w:rPr>
          <w:rFonts w:ascii="Segoe UI" w:hAnsi="Segoe UI" w:cs="Segoe UI"/>
          <w:color w:val="273239"/>
          <w:spacing w:val="2"/>
          <w:sz w:val="32"/>
          <w:szCs w:val="32"/>
          <w:shd w:val="clear" w:color="auto" w:fill="FFFFFF"/>
        </w:rPr>
        <w:t>• interface</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Syntax to declare a class:</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access_modifier class&lt;class_name&gt;</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 xml:space="preserve">{  </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 xml:space="preserve">    data member;  </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 xml:space="preserve">    method;  </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 xml:space="preserve">    constructor;</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 xml:space="preserve">    nested class;</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 xml:space="preserve">    interface;</w:t>
      </w:r>
    </w:p>
    <w:p w:rsidR="00E52A7E" w:rsidRPr="00406B43" w:rsidRDefault="00E52A7E" w:rsidP="00E52A7E">
      <w:pPr>
        <w:pStyle w:val="HTMLPreformatted"/>
        <w:spacing w:after="15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w:t>
      </w:r>
    </w:p>
    <w:p w:rsidR="00FA2E38" w:rsidRPr="00406B43" w:rsidRDefault="00FA2E38" w:rsidP="00E52A7E">
      <w:pPr>
        <w:pStyle w:val="HTMLPreformatted"/>
        <w:spacing w:after="150"/>
        <w:textAlignment w:val="baseline"/>
        <w:rPr>
          <w:rFonts w:ascii="Segoe UI" w:hAnsi="Segoe UI" w:cs="Segoe UI"/>
          <w:color w:val="273239"/>
          <w:spacing w:val="2"/>
          <w:sz w:val="32"/>
          <w:szCs w:val="32"/>
        </w:rPr>
      </w:pPr>
    </w:p>
    <w:p w:rsidR="00FA2E38" w:rsidRPr="00406B43" w:rsidRDefault="00FA2E38" w:rsidP="00E52A7E">
      <w:pPr>
        <w:pStyle w:val="HTMLPreformatted"/>
        <w:spacing w:after="150"/>
        <w:textAlignment w:val="baseline"/>
        <w:rPr>
          <w:rFonts w:ascii="Segoe UI" w:hAnsi="Segoe UI" w:cs="Segoe UI"/>
          <w:color w:val="273239"/>
          <w:spacing w:val="2"/>
          <w:sz w:val="32"/>
          <w:szCs w:val="32"/>
        </w:rPr>
      </w:pPr>
    </w:p>
    <w:p w:rsidR="00DE0C3A" w:rsidRPr="00406B43" w:rsidRDefault="00DE0C3A" w:rsidP="00DE0C3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class &lt;class_name&gt;{  </w:t>
      </w:r>
    </w:p>
    <w:p w:rsidR="00DE0C3A" w:rsidRPr="00406B43" w:rsidRDefault="00DE0C3A" w:rsidP="00DE0C3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field;  </w:t>
      </w:r>
    </w:p>
    <w:p w:rsidR="00DE0C3A" w:rsidRPr="00406B43" w:rsidRDefault="00DE0C3A" w:rsidP="00DE0C3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method;  </w:t>
      </w:r>
    </w:p>
    <w:p w:rsidR="00DE0C3A" w:rsidRPr="00406B43" w:rsidRDefault="00DE0C3A" w:rsidP="00DE0C3A">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4B56D7" w:rsidRPr="00406B43" w:rsidRDefault="004B56D7" w:rsidP="00DE0C3A">
      <w:pPr>
        <w:shd w:val="clear" w:color="auto" w:fill="1E1E1E"/>
        <w:spacing w:after="0" w:line="285" w:lineRule="atLeast"/>
        <w:rPr>
          <w:rFonts w:ascii="Segoe UI" w:eastAsia="Times New Roman" w:hAnsi="Segoe UI" w:cs="Segoe UI"/>
          <w:color w:val="D4D4D4"/>
          <w:sz w:val="32"/>
          <w:szCs w:val="32"/>
          <w:lang w:eastAsia="en-IN" w:bidi="hi-IN"/>
        </w:rPr>
      </w:pPr>
    </w:p>
    <w:p w:rsidR="00DE0C3A" w:rsidRPr="00406B43" w:rsidRDefault="00DE0C3A" w:rsidP="00E52A7E">
      <w:pPr>
        <w:pStyle w:val="HTMLPreformatted"/>
        <w:spacing w:after="150"/>
        <w:textAlignment w:val="baseline"/>
        <w:rPr>
          <w:rFonts w:ascii="Segoe UI" w:hAnsi="Segoe UI" w:cs="Segoe UI"/>
          <w:color w:val="273239"/>
          <w:spacing w:val="2"/>
          <w:sz w:val="32"/>
          <w:szCs w:val="32"/>
        </w:rPr>
      </w:pPr>
    </w:p>
    <w:p w:rsidR="00FA2E38" w:rsidRPr="00406B43" w:rsidRDefault="00FA2E38" w:rsidP="000C79F0">
      <w:pPr>
        <w:numPr>
          <w:ilvl w:val="0"/>
          <w:numId w:val="11"/>
        </w:numPr>
        <w:shd w:val="clear" w:color="auto" w:fill="FFFFFF"/>
        <w:spacing w:after="0" w:line="240" w:lineRule="auto"/>
        <w:ind w:left="360"/>
        <w:textAlignment w:val="baseline"/>
        <w:rPr>
          <w:rFonts w:ascii="Segoe UI" w:hAnsi="Segoe UI" w:cs="Segoe UI"/>
          <w:color w:val="273239"/>
          <w:spacing w:val="2"/>
          <w:sz w:val="32"/>
          <w:szCs w:val="32"/>
        </w:rPr>
      </w:pPr>
      <w:r w:rsidRPr="00406B43">
        <w:rPr>
          <w:rStyle w:val="Strong"/>
          <w:rFonts w:ascii="Segoe UI" w:hAnsi="Segoe UI" w:cs="Segoe UI"/>
          <w:color w:val="273239"/>
          <w:spacing w:val="2"/>
          <w:sz w:val="32"/>
          <w:szCs w:val="32"/>
          <w:bdr w:val="none" w:sz="0" w:space="0" w:color="auto" w:frame="1"/>
        </w:rPr>
        <w:t>Modifiers</w:t>
      </w:r>
      <w:r w:rsidRPr="00406B43">
        <w:rPr>
          <w:rFonts w:ascii="Segoe UI" w:hAnsi="Segoe UI" w:cs="Segoe UI"/>
          <w:color w:val="273239"/>
          <w:spacing w:val="2"/>
          <w:sz w:val="32"/>
          <w:szCs w:val="32"/>
        </w:rPr>
        <w:t>: A class can be public or has default access (Refer </w:t>
      </w:r>
      <w:hyperlink r:id="rId36" w:history="1">
        <w:r w:rsidRPr="00406B43">
          <w:rPr>
            <w:rStyle w:val="Hyperlink"/>
            <w:rFonts w:ascii="Segoe UI" w:hAnsi="Segoe UI" w:cs="Segoe UI"/>
            <w:spacing w:val="2"/>
            <w:sz w:val="32"/>
            <w:szCs w:val="32"/>
            <w:bdr w:val="none" w:sz="0" w:space="0" w:color="auto" w:frame="1"/>
          </w:rPr>
          <w:t>this</w:t>
        </w:r>
      </w:hyperlink>
      <w:r w:rsidRPr="00406B43">
        <w:rPr>
          <w:rFonts w:ascii="Segoe UI" w:hAnsi="Segoe UI" w:cs="Segoe UI"/>
          <w:color w:val="273239"/>
          <w:spacing w:val="2"/>
          <w:sz w:val="32"/>
          <w:szCs w:val="32"/>
        </w:rPr>
        <w:t> for details).</w:t>
      </w:r>
    </w:p>
    <w:p w:rsidR="00FA2E38" w:rsidRPr="00406B43" w:rsidRDefault="00FA2E38" w:rsidP="000C79F0">
      <w:pPr>
        <w:numPr>
          <w:ilvl w:val="0"/>
          <w:numId w:val="11"/>
        </w:numPr>
        <w:shd w:val="clear" w:color="auto" w:fill="FFFFFF"/>
        <w:spacing w:after="0" w:line="240" w:lineRule="auto"/>
        <w:ind w:left="360"/>
        <w:textAlignment w:val="baseline"/>
        <w:rPr>
          <w:rFonts w:ascii="Segoe UI" w:hAnsi="Segoe UI" w:cs="Segoe UI"/>
          <w:color w:val="273239"/>
          <w:spacing w:val="2"/>
          <w:sz w:val="32"/>
          <w:szCs w:val="32"/>
        </w:rPr>
      </w:pPr>
      <w:r w:rsidRPr="00406B43">
        <w:rPr>
          <w:rStyle w:val="Strong"/>
          <w:rFonts w:ascii="Segoe UI" w:hAnsi="Segoe UI" w:cs="Segoe UI"/>
          <w:color w:val="273239"/>
          <w:spacing w:val="2"/>
          <w:sz w:val="32"/>
          <w:szCs w:val="32"/>
          <w:bdr w:val="none" w:sz="0" w:space="0" w:color="auto" w:frame="1"/>
        </w:rPr>
        <w:t>Class keyword: </w:t>
      </w:r>
      <w:r w:rsidRPr="00406B43">
        <w:rPr>
          <w:rFonts w:ascii="Segoe UI" w:hAnsi="Segoe UI" w:cs="Segoe UI"/>
          <w:color w:val="273239"/>
          <w:spacing w:val="2"/>
          <w:sz w:val="32"/>
          <w:szCs w:val="32"/>
        </w:rPr>
        <w:t>class keyword is used to create a class.</w:t>
      </w:r>
    </w:p>
    <w:p w:rsidR="00FA2E38" w:rsidRPr="00406B43" w:rsidRDefault="00FA2E38" w:rsidP="000C79F0">
      <w:pPr>
        <w:numPr>
          <w:ilvl w:val="0"/>
          <w:numId w:val="11"/>
        </w:numPr>
        <w:shd w:val="clear" w:color="auto" w:fill="FFFFFF"/>
        <w:spacing w:after="0" w:line="240" w:lineRule="auto"/>
        <w:ind w:left="360"/>
        <w:textAlignment w:val="baseline"/>
        <w:rPr>
          <w:rFonts w:ascii="Segoe UI" w:hAnsi="Segoe UI" w:cs="Segoe UI"/>
          <w:color w:val="273239"/>
          <w:spacing w:val="2"/>
          <w:sz w:val="32"/>
          <w:szCs w:val="32"/>
        </w:rPr>
      </w:pPr>
      <w:r w:rsidRPr="00406B43">
        <w:rPr>
          <w:rStyle w:val="Strong"/>
          <w:rFonts w:ascii="Segoe UI" w:hAnsi="Segoe UI" w:cs="Segoe UI"/>
          <w:color w:val="273239"/>
          <w:spacing w:val="2"/>
          <w:sz w:val="32"/>
          <w:szCs w:val="32"/>
          <w:bdr w:val="none" w:sz="0" w:space="0" w:color="auto" w:frame="1"/>
        </w:rPr>
        <w:t>Class name:</w:t>
      </w:r>
      <w:r w:rsidRPr="00406B43">
        <w:rPr>
          <w:rFonts w:ascii="Segoe UI" w:hAnsi="Segoe UI" w:cs="Segoe UI"/>
          <w:color w:val="273239"/>
          <w:spacing w:val="2"/>
          <w:sz w:val="32"/>
          <w:szCs w:val="32"/>
        </w:rPr>
        <w:t> The name should begin with an initial letter (capitalized by convention).</w:t>
      </w:r>
    </w:p>
    <w:p w:rsidR="00FA2E38" w:rsidRPr="00406B43" w:rsidRDefault="00FA2E38" w:rsidP="000C79F0">
      <w:pPr>
        <w:numPr>
          <w:ilvl w:val="0"/>
          <w:numId w:val="11"/>
        </w:numPr>
        <w:shd w:val="clear" w:color="auto" w:fill="FFFFFF"/>
        <w:spacing w:after="0" w:line="240" w:lineRule="auto"/>
        <w:ind w:left="360"/>
        <w:textAlignment w:val="baseline"/>
        <w:rPr>
          <w:rFonts w:ascii="Segoe UI" w:hAnsi="Segoe UI" w:cs="Segoe UI"/>
          <w:color w:val="273239"/>
          <w:spacing w:val="2"/>
          <w:sz w:val="32"/>
          <w:szCs w:val="32"/>
        </w:rPr>
      </w:pPr>
      <w:r w:rsidRPr="00406B43">
        <w:rPr>
          <w:rStyle w:val="Strong"/>
          <w:rFonts w:ascii="Segoe UI" w:hAnsi="Segoe UI" w:cs="Segoe UI"/>
          <w:color w:val="273239"/>
          <w:spacing w:val="2"/>
          <w:sz w:val="32"/>
          <w:szCs w:val="32"/>
          <w:bdr w:val="none" w:sz="0" w:space="0" w:color="auto" w:frame="1"/>
        </w:rPr>
        <w:lastRenderedPageBreak/>
        <w:t>Superclass(if any):</w:t>
      </w:r>
      <w:r w:rsidRPr="00406B43">
        <w:rPr>
          <w:rFonts w:ascii="Segoe UI" w:hAnsi="Segoe UI" w:cs="Segoe UI"/>
          <w:color w:val="273239"/>
          <w:spacing w:val="2"/>
          <w:sz w:val="32"/>
          <w:szCs w:val="32"/>
        </w:rPr>
        <w:t> The name of the class’s parent (superclass), if any, preceded by the keyword extends. A class can only extend (subclass) one parent.</w:t>
      </w:r>
    </w:p>
    <w:p w:rsidR="00FA2E38" w:rsidRPr="00406B43" w:rsidRDefault="00FA2E38" w:rsidP="000C79F0">
      <w:pPr>
        <w:numPr>
          <w:ilvl w:val="0"/>
          <w:numId w:val="11"/>
        </w:numPr>
        <w:shd w:val="clear" w:color="auto" w:fill="FFFFFF"/>
        <w:spacing w:after="0" w:line="240" w:lineRule="auto"/>
        <w:ind w:left="360"/>
        <w:textAlignment w:val="baseline"/>
        <w:rPr>
          <w:rFonts w:ascii="Segoe UI" w:hAnsi="Segoe UI" w:cs="Segoe UI"/>
          <w:color w:val="273239"/>
          <w:spacing w:val="2"/>
          <w:sz w:val="32"/>
          <w:szCs w:val="32"/>
        </w:rPr>
      </w:pPr>
      <w:r w:rsidRPr="00406B43">
        <w:rPr>
          <w:rStyle w:val="Strong"/>
          <w:rFonts w:ascii="Segoe UI" w:hAnsi="Segoe UI" w:cs="Segoe UI"/>
          <w:color w:val="273239"/>
          <w:spacing w:val="2"/>
          <w:sz w:val="32"/>
          <w:szCs w:val="32"/>
          <w:bdr w:val="none" w:sz="0" w:space="0" w:color="auto" w:frame="1"/>
        </w:rPr>
        <w:t>Interfaces(if any):</w:t>
      </w:r>
      <w:r w:rsidRPr="00406B43">
        <w:rPr>
          <w:rFonts w:ascii="Segoe UI" w:hAnsi="Segoe UI" w:cs="Segoe UI"/>
          <w:color w:val="273239"/>
          <w:spacing w:val="2"/>
          <w:sz w:val="32"/>
          <w:szCs w:val="32"/>
        </w:rPr>
        <w:t> A comma-separated list of interfaces implemented by the class, if any, preceded by the keyword implements. A class can implement more than one interface.</w:t>
      </w:r>
    </w:p>
    <w:p w:rsidR="00FA2E38" w:rsidRPr="00406B43" w:rsidRDefault="00FA2E38" w:rsidP="000C79F0">
      <w:pPr>
        <w:numPr>
          <w:ilvl w:val="0"/>
          <w:numId w:val="11"/>
        </w:numPr>
        <w:shd w:val="clear" w:color="auto" w:fill="FFFFFF"/>
        <w:spacing w:after="0" w:line="240" w:lineRule="auto"/>
        <w:ind w:left="360"/>
        <w:textAlignment w:val="baseline"/>
        <w:rPr>
          <w:rFonts w:ascii="Segoe UI" w:hAnsi="Segoe UI" w:cs="Segoe UI"/>
          <w:color w:val="273239"/>
          <w:spacing w:val="2"/>
          <w:sz w:val="32"/>
          <w:szCs w:val="32"/>
        </w:rPr>
      </w:pPr>
      <w:r w:rsidRPr="00406B43">
        <w:rPr>
          <w:rStyle w:val="Strong"/>
          <w:rFonts w:ascii="Segoe UI" w:hAnsi="Segoe UI" w:cs="Segoe UI"/>
          <w:color w:val="273239"/>
          <w:spacing w:val="2"/>
          <w:sz w:val="32"/>
          <w:szCs w:val="32"/>
          <w:bdr w:val="none" w:sz="0" w:space="0" w:color="auto" w:frame="1"/>
        </w:rPr>
        <w:t>Body:</w:t>
      </w:r>
      <w:r w:rsidRPr="00406B43">
        <w:rPr>
          <w:rFonts w:ascii="Segoe UI" w:hAnsi="Segoe UI" w:cs="Segoe UI"/>
          <w:color w:val="273239"/>
          <w:spacing w:val="2"/>
          <w:sz w:val="32"/>
          <w:szCs w:val="32"/>
        </w:rPr>
        <w:t> The class body is surrounded by braces, { }.</w:t>
      </w:r>
    </w:p>
    <w:p w:rsidR="004B56D7" w:rsidRPr="00406B43" w:rsidRDefault="004B56D7" w:rsidP="00E52A7E">
      <w:pPr>
        <w:pStyle w:val="HTMLPreformatted"/>
        <w:spacing w:after="150"/>
        <w:textAlignment w:val="baseline"/>
        <w:rPr>
          <w:rFonts w:ascii="Segoe UI" w:hAnsi="Segoe UI" w:cs="Segoe UI"/>
          <w:color w:val="273239"/>
          <w:spacing w:val="2"/>
          <w:sz w:val="32"/>
          <w:szCs w:val="32"/>
        </w:rPr>
      </w:pP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int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6A9955"/>
          <w:sz w:val="32"/>
          <w:szCs w:val="32"/>
          <w:lang w:eastAsia="en-IN" w:bidi="hi-IN"/>
        </w:rPr>
        <w:t>// data member (also instance variable)</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6A9955"/>
          <w:sz w:val="32"/>
          <w:szCs w:val="32"/>
          <w:lang w:eastAsia="en-IN" w:bidi="hi-IN"/>
        </w:rPr>
        <w:t>// data member (also instance variable)</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static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main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args</w:t>
      </w:r>
      <w:r w:rsidRPr="00406B43">
        <w:rPr>
          <w:rFonts w:ascii="Segoe UI" w:eastAsia="Times New Roman" w:hAnsi="Segoe UI" w:cs="Segoe UI"/>
          <w:color w:val="D4D4D4"/>
          <w:sz w:val="32"/>
          <w:szCs w:val="32"/>
          <w:lang w:eastAsia="en-IN" w:bidi="hi-IN"/>
        </w:rPr>
        <w:t>[])</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 xml:space="preserve"> = </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6A9955"/>
          <w:sz w:val="32"/>
          <w:szCs w:val="32"/>
          <w:lang w:eastAsia="en-IN" w:bidi="hi-IN"/>
        </w:rPr>
        <w:t>// creating an object of</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6A9955"/>
          <w:sz w:val="32"/>
          <w:szCs w:val="32"/>
          <w:lang w:eastAsia="en-IN" w:bidi="hi-IN"/>
        </w:rPr>
        <w:t>// Student</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FC1FF"/>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FC1FF"/>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p>
    <w:p w:rsidR="004B56D7" w:rsidRPr="00406B43" w:rsidRDefault="004B56D7" w:rsidP="004B56D7">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w:t>
      </w:r>
    </w:p>
    <w:p w:rsidR="004B56D7" w:rsidRPr="00406B43" w:rsidRDefault="004B56D7" w:rsidP="00E52A7E">
      <w:pPr>
        <w:pStyle w:val="HTMLPreformatted"/>
        <w:spacing w:after="150"/>
        <w:textAlignment w:val="baseline"/>
        <w:rPr>
          <w:rFonts w:ascii="Segoe UI" w:hAnsi="Segoe UI" w:cs="Segoe UI"/>
          <w:color w:val="273239"/>
          <w:spacing w:val="2"/>
          <w:sz w:val="32"/>
          <w:szCs w:val="32"/>
        </w:rPr>
      </w:pPr>
    </w:p>
    <w:p w:rsidR="004B56D7" w:rsidRPr="00406B43" w:rsidRDefault="004B56D7" w:rsidP="00E52A7E">
      <w:pPr>
        <w:pStyle w:val="HTMLPreformatted"/>
        <w:spacing w:after="150"/>
        <w:textAlignment w:val="baseline"/>
        <w:rPr>
          <w:rFonts w:ascii="Segoe UI" w:hAnsi="Segoe UI" w:cs="Segoe UI"/>
          <w:color w:val="273239"/>
          <w:spacing w:val="2"/>
          <w:sz w:val="32"/>
          <w:szCs w:val="32"/>
        </w:rPr>
      </w:pPr>
    </w:p>
    <w:p w:rsidR="004B56D7" w:rsidRPr="00406B43" w:rsidRDefault="004B56D7" w:rsidP="00E52A7E">
      <w:pPr>
        <w:pStyle w:val="HTMLPreformatted"/>
        <w:spacing w:after="150"/>
        <w:textAlignment w:val="baseline"/>
        <w:rPr>
          <w:rFonts w:ascii="Segoe UI" w:hAnsi="Segoe UI" w:cs="Segoe UI"/>
          <w:color w:val="273239"/>
          <w:spacing w:val="2"/>
          <w:sz w:val="32"/>
          <w:szCs w:val="32"/>
        </w:rPr>
      </w:pP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6A9955"/>
          <w:sz w:val="32"/>
          <w:szCs w:val="32"/>
          <w:lang w:eastAsia="en-IN" w:bidi="hi-IN"/>
        </w:rPr>
        <w:t>//Java Program to illustrate how to define a class and fields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6A9955"/>
          <w:sz w:val="32"/>
          <w:szCs w:val="32"/>
          <w:lang w:eastAsia="en-IN" w:bidi="hi-IN"/>
        </w:rPr>
        <w:t>//Defining a Student class.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6A9955"/>
          <w:sz w:val="32"/>
          <w:szCs w:val="32"/>
          <w:lang w:eastAsia="en-IN" w:bidi="hi-IN"/>
        </w:rPr>
        <w:t>//defining fields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int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6A9955"/>
          <w:sz w:val="32"/>
          <w:szCs w:val="32"/>
          <w:lang w:eastAsia="en-IN" w:bidi="hi-IN"/>
        </w:rPr>
        <w:t>//field or data member or instance variable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6A9955"/>
          <w:sz w:val="32"/>
          <w:szCs w:val="32"/>
          <w:lang w:eastAsia="en-IN" w:bidi="hi-IN"/>
        </w:rPr>
        <w:t>//creating main method inside the Student class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static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main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args</w:t>
      </w:r>
      <w:r w:rsidRPr="00406B43">
        <w:rPr>
          <w:rFonts w:ascii="Segoe UI" w:eastAsia="Times New Roman" w:hAnsi="Segoe UI" w:cs="Segoe UI"/>
          <w:color w:val="D4D4D4"/>
          <w:sz w:val="32"/>
          <w:szCs w:val="32"/>
          <w:lang w:eastAsia="en-IN" w:bidi="hi-IN"/>
        </w:rPr>
        <w:t>[]){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lastRenderedPageBreak/>
        <w:t>     </w:t>
      </w:r>
      <w:r w:rsidRPr="00406B43">
        <w:rPr>
          <w:rFonts w:ascii="Segoe UI" w:eastAsia="Times New Roman" w:hAnsi="Segoe UI" w:cs="Segoe UI"/>
          <w:color w:val="6A9955"/>
          <w:sz w:val="32"/>
          <w:szCs w:val="32"/>
          <w:lang w:eastAsia="en-IN" w:bidi="hi-IN"/>
        </w:rPr>
        <w:t>//Creating an object or instance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6A9955"/>
          <w:sz w:val="32"/>
          <w:szCs w:val="32"/>
          <w:lang w:eastAsia="en-IN" w:bidi="hi-IN"/>
        </w:rPr>
        <w:t>//creating an object of Student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6A9955"/>
          <w:sz w:val="32"/>
          <w:szCs w:val="32"/>
          <w:lang w:eastAsia="en-IN" w:bidi="hi-IN"/>
        </w:rPr>
        <w:t>//Printing values of the object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9CDCFE"/>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6A9955"/>
          <w:sz w:val="32"/>
          <w:szCs w:val="32"/>
          <w:lang w:eastAsia="en-IN" w:bidi="hi-IN"/>
        </w:rPr>
        <w:t>//accessing member through reference variable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9CDCFE"/>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7516D2" w:rsidRPr="00406B43" w:rsidRDefault="007516D2" w:rsidP="007516D2">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7516D2" w:rsidRPr="00406B43" w:rsidRDefault="007516D2" w:rsidP="00E52A7E">
      <w:pPr>
        <w:pStyle w:val="HTMLPreformatted"/>
        <w:spacing w:after="150"/>
        <w:textAlignment w:val="baseline"/>
        <w:rPr>
          <w:rFonts w:ascii="Segoe UI" w:hAnsi="Segoe UI" w:cs="Segoe UI"/>
          <w:color w:val="273239"/>
          <w:spacing w:val="2"/>
          <w:sz w:val="32"/>
          <w:szCs w:val="32"/>
        </w:rPr>
      </w:pP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6A9955"/>
          <w:sz w:val="32"/>
          <w:szCs w:val="32"/>
          <w:lang w:eastAsia="en-IN" w:bidi="hi-IN"/>
        </w:rPr>
        <w:t xml:space="preserve">//Java Program to demonstrate having the main method in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6A9955"/>
          <w:sz w:val="32"/>
          <w:szCs w:val="32"/>
          <w:lang w:eastAsia="en-IN" w:bidi="hi-IN"/>
        </w:rPr>
        <w:t>//another class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6A9955"/>
          <w:sz w:val="32"/>
          <w:szCs w:val="32"/>
          <w:lang w:eastAsia="en-IN" w:bidi="hi-IN"/>
        </w:rPr>
        <w:t>//Creating Student class.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int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6A9955"/>
          <w:sz w:val="32"/>
          <w:szCs w:val="32"/>
          <w:lang w:eastAsia="en-IN" w:bidi="hi-IN"/>
        </w:rPr>
        <w:t>//Creating another class TestStudent1 which contains the main method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TestStudent1</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static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main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args</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FC1FF"/>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FC1FF"/>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9E6C46" w:rsidRPr="00406B43" w:rsidRDefault="009E6C46" w:rsidP="009E6C46">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9E6C46" w:rsidRPr="00406B43" w:rsidRDefault="009E6C46" w:rsidP="00E52A7E">
      <w:pPr>
        <w:pStyle w:val="HTMLPreformatted"/>
        <w:spacing w:after="150"/>
        <w:textAlignment w:val="baseline"/>
        <w:rPr>
          <w:rFonts w:ascii="Segoe UI" w:hAnsi="Segoe UI" w:cs="Segoe UI"/>
          <w:color w:val="273239"/>
          <w:spacing w:val="2"/>
          <w:sz w:val="32"/>
          <w:szCs w:val="32"/>
        </w:rPr>
      </w:pPr>
    </w:p>
    <w:p w:rsidR="00A1169E" w:rsidRPr="00406B43" w:rsidRDefault="00A1169E" w:rsidP="00E52A7E">
      <w:pPr>
        <w:pStyle w:val="HTMLPreformatted"/>
        <w:spacing w:after="150"/>
        <w:textAlignment w:val="baseline"/>
        <w:rPr>
          <w:rFonts w:ascii="Segoe UI" w:hAnsi="Segoe UI" w:cs="Segoe UI"/>
          <w:color w:val="273239"/>
          <w:spacing w:val="2"/>
          <w:sz w:val="32"/>
          <w:szCs w:val="32"/>
        </w:rPr>
      </w:pP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int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lastRenderedPageBreak/>
        <w:t>   </w:t>
      </w:r>
      <w:r w:rsidRPr="00406B43">
        <w:rPr>
          <w:rFonts w:ascii="Segoe UI" w:eastAsia="Times New Roman" w:hAnsi="Segoe UI" w:cs="Segoe UI"/>
          <w:color w:val="569CD6"/>
          <w:sz w:val="32"/>
          <w:szCs w:val="32"/>
          <w:lang w:eastAsia="en-IN" w:bidi="hi-IN"/>
        </w:rPr>
        <w:t>class</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TestStudent3</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public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569CD6"/>
          <w:sz w:val="32"/>
          <w:szCs w:val="32"/>
          <w:lang w:eastAsia="en-IN" w:bidi="hi-IN"/>
        </w:rPr>
        <w:t>static</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4EC9B0"/>
          <w:sz w:val="32"/>
          <w:szCs w:val="32"/>
          <w:lang w:eastAsia="en-IN" w:bidi="hi-IN"/>
        </w:rPr>
        <w:t>void</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main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EC9B0"/>
          <w:sz w:val="32"/>
          <w:szCs w:val="32"/>
          <w:lang w:eastAsia="en-IN" w:bidi="hi-IN"/>
        </w:rPr>
        <w:t>String</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args</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6A9955"/>
          <w:sz w:val="32"/>
          <w:szCs w:val="32"/>
          <w:lang w:eastAsia="en-IN" w:bidi="hi-IN"/>
        </w:rPr>
        <w:t>//Creating objects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Student</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9CDCFE"/>
          <w:sz w:val="32"/>
          <w:szCs w:val="32"/>
          <w:lang w:eastAsia="en-IN" w:bidi="hi-IN"/>
        </w:rPr>
        <w:t>s2</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586C0"/>
          <w:sz w:val="32"/>
          <w:szCs w:val="32"/>
          <w:lang w:eastAsia="en-IN" w:bidi="hi-IN"/>
        </w:rPr>
        <w:t>new</w:t>
      </w:r>
      <w:r w:rsidRPr="00406B43">
        <w:rPr>
          <w:rFonts w:ascii="Segoe UI" w:eastAsia="Times New Roman" w:hAnsi="Segoe UI" w:cs="Segoe UI"/>
          <w:color w:val="D4D4D4"/>
          <w:sz w:val="32"/>
          <w:szCs w:val="32"/>
          <w:lang w:eastAsia="en-IN" w:bidi="hi-IN"/>
        </w:rPr>
        <w:t xml:space="preserve"> </w:t>
      </w:r>
      <w:r w:rsidRPr="00406B43">
        <w:rPr>
          <w:rFonts w:ascii="Segoe UI" w:eastAsia="Times New Roman" w:hAnsi="Segoe UI" w:cs="Segoe UI"/>
          <w:color w:val="DCDCAA"/>
          <w:sz w:val="32"/>
          <w:szCs w:val="32"/>
          <w:lang w:eastAsia="en-IN" w:bidi="hi-IN"/>
        </w:rPr>
        <w:t>Student</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6A9955"/>
          <w:sz w:val="32"/>
          <w:szCs w:val="32"/>
          <w:lang w:eastAsia="en-IN" w:bidi="hi-IN"/>
        </w:rPr>
        <w:t>//Initializing objects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B5CEA8"/>
          <w:sz w:val="32"/>
          <w:szCs w:val="32"/>
          <w:lang w:eastAsia="en-IN" w:bidi="hi-IN"/>
        </w:rPr>
        <w:t>101</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"Sonoo"</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9CDCFE"/>
          <w:sz w:val="32"/>
          <w:szCs w:val="32"/>
          <w:lang w:eastAsia="en-IN" w:bidi="hi-IN"/>
        </w:rPr>
        <w:t>s2</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B5CEA8"/>
          <w:sz w:val="32"/>
          <w:szCs w:val="32"/>
          <w:lang w:eastAsia="en-IN" w:bidi="hi-IN"/>
        </w:rPr>
        <w:t>102</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9CDCFE"/>
          <w:sz w:val="32"/>
          <w:szCs w:val="32"/>
          <w:lang w:eastAsia="en-IN" w:bidi="hi-IN"/>
        </w:rPr>
        <w:t>s2</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"Amit"</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6A9955"/>
          <w:sz w:val="32"/>
          <w:szCs w:val="32"/>
          <w:lang w:eastAsia="en-IN" w:bidi="hi-IN"/>
        </w:rPr>
        <w:t>//Printing data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FC1FF"/>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 "</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s1</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w:t>
      </w:r>
      <w:r w:rsidRPr="00406B43">
        <w:rPr>
          <w:rFonts w:ascii="Segoe UI" w:eastAsia="Times New Roman" w:hAnsi="Segoe UI" w:cs="Segoe UI"/>
          <w:color w:val="4EC9B0"/>
          <w:sz w:val="32"/>
          <w:szCs w:val="32"/>
          <w:lang w:eastAsia="en-IN" w:bidi="hi-IN"/>
        </w:rPr>
        <w:t>System</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4FC1FF"/>
          <w:sz w:val="32"/>
          <w:szCs w:val="32"/>
          <w:lang w:eastAsia="en-IN" w:bidi="hi-IN"/>
        </w:rPr>
        <w:t>out</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DCDCAA"/>
          <w:sz w:val="32"/>
          <w:szCs w:val="32"/>
          <w:lang w:eastAsia="en-IN" w:bidi="hi-IN"/>
        </w:rPr>
        <w:t>println</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s2</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id</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CE9178"/>
          <w:sz w:val="32"/>
          <w:szCs w:val="32"/>
          <w:lang w:eastAsia="en-IN" w:bidi="hi-IN"/>
        </w:rPr>
        <w:t>" "</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s2</w:t>
      </w:r>
      <w:r w:rsidRPr="00406B43">
        <w:rPr>
          <w:rFonts w:ascii="Segoe UI" w:eastAsia="Times New Roman" w:hAnsi="Segoe UI" w:cs="Segoe UI"/>
          <w:color w:val="D4D4D4"/>
          <w:sz w:val="32"/>
          <w:szCs w:val="32"/>
          <w:lang w:eastAsia="en-IN" w:bidi="hi-IN"/>
        </w:rPr>
        <w:t>.</w:t>
      </w:r>
      <w:r w:rsidRPr="00406B43">
        <w:rPr>
          <w:rFonts w:ascii="Segoe UI" w:eastAsia="Times New Roman" w:hAnsi="Segoe UI" w:cs="Segoe UI"/>
          <w:color w:val="9CDCFE"/>
          <w:sz w:val="32"/>
          <w:szCs w:val="32"/>
          <w:lang w:eastAsia="en-IN" w:bidi="hi-IN"/>
        </w:rPr>
        <w:t>name</w:t>
      </w:r>
      <w:r w:rsidRPr="00406B43">
        <w:rPr>
          <w:rFonts w:ascii="Segoe UI" w:eastAsia="Times New Roman" w:hAnsi="Segoe UI" w:cs="Segoe UI"/>
          <w:color w:val="D4D4D4"/>
          <w:sz w:val="32"/>
          <w:szCs w:val="32"/>
          <w:lang w:eastAsia="en-IN" w:bidi="hi-IN"/>
        </w:rPr>
        <w:t>);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A1169E" w:rsidRPr="00406B43" w:rsidRDefault="00A1169E" w:rsidP="00A1169E">
      <w:pPr>
        <w:shd w:val="clear" w:color="auto" w:fill="1E1E1E"/>
        <w:spacing w:after="0" w:line="285" w:lineRule="atLeast"/>
        <w:rPr>
          <w:rFonts w:ascii="Segoe UI" w:eastAsia="Times New Roman" w:hAnsi="Segoe UI" w:cs="Segoe UI"/>
          <w:color w:val="D4D4D4"/>
          <w:sz w:val="32"/>
          <w:szCs w:val="32"/>
          <w:lang w:eastAsia="en-IN" w:bidi="hi-IN"/>
        </w:rPr>
      </w:pPr>
      <w:r w:rsidRPr="00406B43">
        <w:rPr>
          <w:rFonts w:ascii="Segoe UI" w:eastAsia="Times New Roman" w:hAnsi="Segoe UI" w:cs="Segoe UI"/>
          <w:color w:val="D4D4D4"/>
          <w:sz w:val="32"/>
          <w:szCs w:val="32"/>
          <w:lang w:eastAsia="en-IN" w:bidi="hi-IN"/>
        </w:rPr>
        <w:t>   }  </w:t>
      </w:r>
    </w:p>
    <w:p w:rsidR="00A1169E" w:rsidRPr="00406B43" w:rsidRDefault="00A1169E" w:rsidP="00E52A7E">
      <w:pPr>
        <w:pStyle w:val="HTMLPreformatted"/>
        <w:spacing w:after="150"/>
        <w:textAlignment w:val="baseline"/>
        <w:rPr>
          <w:rFonts w:ascii="Segoe UI" w:hAnsi="Segoe UI" w:cs="Segoe UI"/>
          <w:color w:val="273239"/>
          <w:spacing w:val="2"/>
          <w:sz w:val="32"/>
          <w:szCs w:val="32"/>
        </w:rPr>
      </w:pPr>
    </w:p>
    <w:p w:rsidR="008054A8" w:rsidRPr="00406B43" w:rsidRDefault="008054A8">
      <w:pPr>
        <w:rPr>
          <w:rFonts w:ascii="Segoe UI" w:hAnsi="Segoe UI" w:cs="Segoe UI"/>
          <w:sz w:val="32"/>
          <w:szCs w:val="32"/>
        </w:rPr>
      </w:pPr>
    </w:p>
    <w:p w:rsidR="009623CA" w:rsidRPr="00406B43" w:rsidRDefault="009623CA">
      <w:pPr>
        <w:rPr>
          <w:rFonts w:ascii="Segoe UI" w:hAnsi="Segoe UI" w:cs="Segoe UI"/>
          <w:sz w:val="32"/>
          <w:szCs w:val="32"/>
        </w:rPr>
      </w:pP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92672"/>
          <w:sz w:val="32"/>
          <w:szCs w:val="32"/>
          <w:bdr w:val="none" w:sz="0" w:space="0" w:color="auto" w:frame="1"/>
          <w:lang w:eastAsia="en-IN"/>
        </w:rPr>
        <w:t>public</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F92672"/>
          <w:sz w:val="32"/>
          <w:szCs w:val="32"/>
          <w:bdr w:val="none" w:sz="0" w:space="0" w:color="auto" w:frame="1"/>
          <w:lang w:eastAsia="en-IN"/>
        </w:rPr>
        <w:t>class</w:t>
      </w:r>
      <w:r w:rsidRPr="00406B43">
        <w:rPr>
          <w:rFonts w:ascii="Segoe UI" w:eastAsia="Times New Roman" w:hAnsi="Segoe UI" w:cs="Segoe UI"/>
          <w:color w:val="F8F8F2"/>
          <w:sz w:val="32"/>
          <w:szCs w:val="32"/>
          <w:bdr w:val="none" w:sz="0" w:space="0" w:color="auto" w:frame="1"/>
          <w:lang w:eastAsia="en-IN"/>
        </w:rPr>
        <w:t xml:space="preserve"> Person </w:t>
      </w: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75715E"/>
          <w:sz w:val="32"/>
          <w:szCs w:val="32"/>
          <w:bdr w:val="none" w:sz="0" w:space="0" w:color="auto" w:frame="1"/>
          <w:lang w:eastAsia="en-IN"/>
        </w:rPr>
        <w:t>//Attributes</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92672"/>
          <w:sz w:val="32"/>
          <w:szCs w:val="32"/>
          <w:bdr w:val="none" w:sz="0" w:space="0" w:color="auto" w:frame="1"/>
          <w:lang w:eastAsia="en-IN"/>
        </w:rPr>
        <w:t>String</w:t>
      </w:r>
      <w:r w:rsidRPr="00406B43">
        <w:rPr>
          <w:rFonts w:ascii="Segoe UI" w:eastAsia="Times New Roman" w:hAnsi="Segoe UI" w:cs="Segoe UI"/>
          <w:color w:val="F8F8F2"/>
          <w:sz w:val="32"/>
          <w:szCs w:val="32"/>
          <w:bdr w:val="none" w:sz="0" w:space="0" w:color="auto" w:frame="1"/>
          <w:lang w:eastAsia="en-IN"/>
        </w:rPr>
        <w:t xml:space="preserve"> name;</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92672"/>
          <w:sz w:val="32"/>
          <w:szCs w:val="32"/>
          <w:bdr w:val="none" w:sz="0" w:space="0" w:color="auto" w:frame="1"/>
          <w:lang w:eastAsia="en-IN"/>
        </w:rPr>
        <w:t>int</w:t>
      </w:r>
      <w:r w:rsidRPr="00406B43">
        <w:rPr>
          <w:rFonts w:ascii="Segoe UI" w:eastAsia="Times New Roman" w:hAnsi="Segoe UI" w:cs="Segoe UI"/>
          <w:color w:val="F8F8F2"/>
          <w:sz w:val="32"/>
          <w:szCs w:val="32"/>
          <w:bdr w:val="none" w:sz="0" w:space="0" w:color="auto" w:frame="1"/>
          <w:lang w:eastAsia="en-IN"/>
        </w:rPr>
        <w:t xml:space="preserve"> age;</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66D9EF"/>
          <w:sz w:val="32"/>
          <w:szCs w:val="32"/>
          <w:bdr w:val="none" w:sz="0" w:space="0" w:color="auto" w:frame="1"/>
          <w:lang w:eastAsia="en-IN"/>
        </w:rPr>
        <w:t>Person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92672"/>
          <w:sz w:val="32"/>
          <w:szCs w:val="32"/>
          <w:bdr w:val="none" w:sz="0" w:space="0" w:color="auto" w:frame="1"/>
          <w:lang w:eastAsia="en-IN"/>
        </w:rPr>
        <w:t>String</w:t>
      </w:r>
      <w:r w:rsidRPr="00406B43">
        <w:rPr>
          <w:rFonts w:ascii="Segoe UI" w:eastAsia="Times New Roman" w:hAnsi="Segoe UI" w:cs="Segoe UI"/>
          <w:color w:val="F8F8F2"/>
          <w:sz w:val="32"/>
          <w:szCs w:val="32"/>
          <w:bdr w:val="none" w:sz="0" w:space="0" w:color="auto" w:frame="1"/>
          <w:lang w:eastAsia="en-IN"/>
        </w:rPr>
        <w:t xml:space="preserve"> name, </w:t>
      </w:r>
      <w:r w:rsidRPr="00406B43">
        <w:rPr>
          <w:rFonts w:ascii="Segoe UI" w:eastAsia="Times New Roman" w:hAnsi="Segoe UI" w:cs="Segoe UI"/>
          <w:color w:val="F92672"/>
          <w:sz w:val="32"/>
          <w:szCs w:val="32"/>
          <w:bdr w:val="none" w:sz="0" w:space="0" w:color="auto" w:frame="1"/>
          <w:lang w:eastAsia="en-IN"/>
        </w:rPr>
        <w:t>int</w:t>
      </w:r>
      <w:r w:rsidRPr="00406B43">
        <w:rPr>
          <w:rFonts w:ascii="Segoe UI" w:eastAsia="Times New Roman" w:hAnsi="Segoe UI" w:cs="Segoe UI"/>
          <w:color w:val="F8F8F2"/>
          <w:sz w:val="32"/>
          <w:szCs w:val="32"/>
          <w:bdr w:val="none" w:sz="0" w:space="0" w:color="auto" w:frame="1"/>
          <w:lang w:eastAsia="en-IN"/>
        </w:rPr>
        <w:t xml:space="preserve"> age</w:t>
      </w: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D971F"/>
          <w:sz w:val="32"/>
          <w:szCs w:val="32"/>
          <w:bdr w:val="none" w:sz="0" w:space="0" w:color="auto" w:frame="1"/>
          <w:lang w:eastAsia="en-IN"/>
        </w:rPr>
        <w:t>this</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66D9EF"/>
          <w:sz w:val="32"/>
          <w:szCs w:val="32"/>
          <w:bdr w:val="none" w:sz="0" w:space="0" w:color="auto" w:frame="1"/>
          <w:lang w:eastAsia="en-IN"/>
        </w:rPr>
        <w:t>name</w:t>
      </w:r>
      <w:r w:rsidRPr="00406B43">
        <w:rPr>
          <w:rFonts w:ascii="Segoe UI" w:eastAsia="Times New Roman" w:hAnsi="Segoe UI" w:cs="Segoe UI"/>
          <w:color w:val="F8F8F2"/>
          <w:sz w:val="32"/>
          <w:szCs w:val="32"/>
          <w:bdr w:val="none" w:sz="0" w:space="0" w:color="auto" w:frame="1"/>
          <w:lang w:eastAsia="en-IN"/>
        </w:rPr>
        <w:t xml:space="preserve"> = name;</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D971F"/>
          <w:sz w:val="32"/>
          <w:szCs w:val="32"/>
          <w:bdr w:val="none" w:sz="0" w:space="0" w:color="auto" w:frame="1"/>
          <w:lang w:eastAsia="en-IN"/>
        </w:rPr>
        <w:t>this</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66D9EF"/>
          <w:sz w:val="32"/>
          <w:szCs w:val="32"/>
          <w:bdr w:val="none" w:sz="0" w:space="0" w:color="auto" w:frame="1"/>
          <w:lang w:eastAsia="en-IN"/>
        </w:rPr>
        <w:t>age</w:t>
      </w:r>
      <w:r w:rsidRPr="00406B43">
        <w:rPr>
          <w:rFonts w:ascii="Segoe UI" w:eastAsia="Times New Roman" w:hAnsi="Segoe UI" w:cs="Segoe UI"/>
          <w:color w:val="F8F8F2"/>
          <w:sz w:val="32"/>
          <w:szCs w:val="32"/>
          <w:bdr w:val="none" w:sz="0" w:space="0" w:color="auto" w:frame="1"/>
          <w:lang w:eastAsia="en-IN"/>
        </w:rPr>
        <w:t xml:space="preserve"> = age;</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92672"/>
          <w:sz w:val="32"/>
          <w:szCs w:val="32"/>
          <w:bdr w:val="none" w:sz="0" w:space="0" w:color="auto" w:frame="1"/>
          <w:lang w:eastAsia="en-IN"/>
        </w:rPr>
        <w:t>public</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F92672"/>
          <w:sz w:val="32"/>
          <w:szCs w:val="32"/>
          <w:bdr w:val="none" w:sz="0" w:space="0" w:color="auto" w:frame="1"/>
          <w:lang w:eastAsia="en-IN"/>
        </w:rPr>
        <w:t>void</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66D9EF"/>
          <w:sz w:val="32"/>
          <w:szCs w:val="32"/>
          <w:bdr w:val="none" w:sz="0" w:space="0" w:color="auto" w:frame="1"/>
          <w:lang w:eastAsia="en-IN"/>
        </w:rPr>
        <w:t>eating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System.</w:t>
      </w:r>
      <w:r w:rsidRPr="00406B43">
        <w:rPr>
          <w:rFonts w:ascii="Segoe UI" w:eastAsia="Times New Roman" w:hAnsi="Segoe UI" w:cs="Segoe UI"/>
          <w:color w:val="66D9EF"/>
          <w:sz w:val="32"/>
          <w:szCs w:val="32"/>
          <w:bdr w:val="none" w:sz="0" w:space="0" w:color="auto" w:frame="1"/>
          <w:lang w:eastAsia="en-IN"/>
        </w:rPr>
        <w:t>out</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66D9EF"/>
          <w:sz w:val="32"/>
          <w:szCs w:val="32"/>
          <w:bdr w:val="none" w:sz="0" w:space="0" w:color="auto" w:frame="1"/>
          <w:lang w:eastAsia="en-IN"/>
        </w:rPr>
        <w:t>println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E6DB74"/>
          <w:sz w:val="32"/>
          <w:szCs w:val="32"/>
          <w:bdr w:val="none" w:sz="0" w:space="0" w:color="auto" w:frame="1"/>
          <w:lang w:eastAsia="en-IN"/>
        </w:rPr>
        <w:t>"Eating"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 xml:space="preserve">; </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92672"/>
          <w:sz w:val="32"/>
          <w:szCs w:val="32"/>
          <w:bdr w:val="none" w:sz="0" w:space="0" w:color="auto" w:frame="1"/>
          <w:lang w:eastAsia="en-IN"/>
        </w:rPr>
        <w:t>public</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F92672"/>
          <w:sz w:val="32"/>
          <w:szCs w:val="32"/>
          <w:bdr w:val="none" w:sz="0" w:space="0" w:color="auto" w:frame="1"/>
          <w:lang w:eastAsia="en-IN"/>
        </w:rPr>
        <w:t>void</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66D9EF"/>
          <w:sz w:val="32"/>
          <w:szCs w:val="32"/>
          <w:bdr w:val="none" w:sz="0" w:space="0" w:color="auto" w:frame="1"/>
          <w:lang w:eastAsia="en-IN"/>
        </w:rPr>
        <w:t>walking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System.</w:t>
      </w:r>
      <w:r w:rsidRPr="00406B43">
        <w:rPr>
          <w:rFonts w:ascii="Segoe UI" w:eastAsia="Times New Roman" w:hAnsi="Segoe UI" w:cs="Segoe UI"/>
          <w:color w:val="66D9EF"/>
          <w:sz w:val="32"/>
          <w:szCs w:val="32"/>
          <w:bdr w:val="none" w:sz="0" w:space="0" w:color="auto" w:frame="1"/>
          <w:lang w:eastAsia="en-IN"/>
        </w:rPr>
        <w:t>out</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66D9EF"/>
          <w:sz w:val="32"/>
          <w:szCs w:val="32"/>
          <w:bdr w:val="none" w:sz="0" w:space="0" w:color="auto" w:frame="1"/>
          <w:lang w:eastAsia="en-IN"/>
        </w:rPr>
        <w:t>println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E6DB74"/>
          <w:sz w:val="32"/>
          <w:szCs w:val="32"/>
          <w:bdr w:val="none" w:sz="0" w:space="0" w:color="auto" w:frame="1"/>
          <w:lang w:eastAsia="en-IN"/>
        </w:rPr>
        <w:t>"Walking"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b/>
          <w:bCs/>
          <w:color w:val="F8F8F2"/>
          <w:sz w:val="32"/>
          <w:szCs w:val="32"/>
          <w:bdr w:val="none" w:sz="0" w:space="0" w:color="auto" w:frame="1"/>
          <w:lang w:eastAsia="en-IN"/>
        </w:rPr>
        <w:lastRenderedPageBreak/>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92672"/>
          <w:sz w:val="32"/>
          <w:szCs w:val="32"/>
          <w:bdr w:val="none" w:sz="0" w:space="0" w:color="auto" w:frame="1"/>
          <w:lang w:eastAsia="en-IN"/>
        </w:rPr>
        <w:t>public</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F92672"/>
          <w:sz w:val="32"/>
          <w:szCs w:val="32"/>
          <w:bdr w:val="none" w:sz="0" w:space="0" w:color="auto" w:frame="1"/>
          <w:lang w:eastAsia="en-IN"/>
        </w:rPr>
        <w:t>static</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F92672"/>
          <w:sz w:val="32"/>
          <w:szCs w:val="32"/>
          <w:bdr w:val="none" w:sz="0" w:space="0" w:color="auto" w:frame="1"/>
          <w:lang w:eastAsia="en-IN"/>
        </w:rPr>
        <w:t>void</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66D9EF"/>
          <w:sz w:val="32"/>
          <w:szCs w:val="32"/>
          <w:bdr w:val="none" w:sz="0" w:space="0" w:color="auto" w:frame="1"/>
          <w:lang w:eastAsia="en-IN"/>
        </w:rPr>
        <w:t>main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92672"/>
          <w:sz w:val="32"/>
          <w:szCs w:val="32"/>
          <w:bdr w:val="none" w:sz="0" w:space="0" w:color="auto" w:frame="1"/>
          <w:lang w:eastAsia="en-IN"/>
        </w:rPr>
        <w:t>String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 xml:space="preserve"> args</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 xml:space="preserve">Person male = </w:t>
      </w:r>
      <w:r w:rsidRPr="00406B43">
        <w:rPr>
          <w:rFonts w:ascii="Segoe UI" w:eastAsia="Times New Roman" w:hAnsi="Segoe UI" w:cs="Segoe UI"/>
          <w:color w:val="F92672"/>
          <w:sz w:val="32"/>
          <w:szCs w:val="32"/>
          <w:bdr w:val="none" w:sz="0" w:space="0" w:color="auto" w:frame="1"/>
          <w:lang w:eastAsia="en-IN"/>
        </w:rPr>
        <w:t>new</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66D9EF"/>
          <w:sz w:val="32"/>
          <w:szCs w:val="32"/>
          <w:bdr w:val="none" w:sz="0" w:space="0" w:color="auto" w:frame="1"/>
          <w:lang w:eastAsia="en-IN"/>
        </w:rPr>
        <w:t>Person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E6DB74"/>
          <w:sz w:val="32"/>
          <w:szCs w:val="32"/>
          <w:bdr w:val="none" w:sz="0" w:space="0" w:color="auto" w:frame="1"/>
          <w:lang w:eastAsia="en-IN"/>
        </w:rPr>
        <w:t>"Dev"</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AE81FF"/>
          <w:sz w:val="32"/>
          <w:szCs w:val="32"/>
          <w:bdr w:val="none" w:sz="0" w:space="0" w:color="auto" w:frame="1"/>
          <w:lang w:eastAsia="en-IN"/>
        </w:rPr>
        <w:t>35</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 xml:space="preserve">Person female = </w:t>
      </w:r>
      <w:r w:rsidRPr="00406B43">
        <w:rPr>
          <w:rFonts w:ascii="Segoe UI" w:eastAsia="Times New Roman" w:hAnsi="Segoe UI" w:cs="Segoe UI"/>
          <w:color w:val="F92672"/>
          <w:sz w:val="32"/>
          <w:szCs w:val="32"/>
          <w:bdr w:val="none" w:sz="0" w:space="0" w:color="auto" w:frame="1"/>
          <w:lang w:eastAsia="en-IN"/>
        </w:rPr>
        <w:t>new</w:t>
      </w:r>
      <w:r w:rsidRPr="00406B43">
        <w:rPr>
          <w:rFonts w:ascii="Segoe UI" w:eastAsia="Times New Roman" w:hAnsi="Segoe UI" w:cs="Segoe UI"/>
          <w:color w:val="F8F8F2"/>
          <w:sz w:val="32"/>
          <w:szCs w:val="32"/>
          <w:bdr w:val="none" w:sz="0" w:space="0" w:color="auto" w:frame="1"/>
          <w:lang w:eastAsia="en-IN"/>
        </w:rPr>
        <w:t xml:space="preserve"> </w:t>
      </w:r>
      <w:r w:rsidRPr="00406B43">
        <w:rPr>
          <w:rFonts w:ascii="Segoe UI" w:eastAsia="Times New Roman" w:hAnsi="Segoe UI" w:cs="Segoe UI"/>
          <w:color w:val="66D9EF"/>
          <w:sz w:val="32"/>
          <w:szCs w:val="32"/>
          <w:bdr w:val="none" w:sz="0" w:space="0" w:color="auto" w:frame="1"/>
          <w:lang w:eastAsia="en-IN"/>
        </w:rPr>
        <w:t>Person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E6DB74"/>
          <w:sz w:val="32"/>
          <w:szCs w:val="32"/>
          <w:bdr w:val="none" w:sz="0" w:space="0" w:color="auto" w:frame="1"/>
          <w:lang w:eastAsia="en-IN"/>
        </w:rPr>
        <w:t>"Devika"</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AE81FF"/>
          <w:sz w:val="32"/>
          <w:szCs w:val="32"/>
          <w:bdr w:val="none" w:sz="0" w:space="0" w:color="auto" w:frame="1"/>
          <w:lang w:eastAsia="en-IN"/>
        </w:rPr>
        <w:t>20</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System.</w:t>
      </w:r>
      <w:r w:rsidRPr="00406B43">
        <w:rPr>
          <w:rFonts w:ascii="Segoe UI" w:eastAsia="Times New Roman" w:hAnsi="Segoe UI" w:cs="Segoe UI"/>
          <w:color w:val="66D9EF"/>
          <w:sz w:val="32"/>
          <w:szCs w:val="32"/>
          <w:bdr w:val="none" w:sz="0" w:space="0" w:color="auto" w:frame="1"/>
          <w:lang w:eastAsia="en-IN"/>
        </w:rPr>
        <w:t>out</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66D9EF"/>
          <w:sz w:val="32"/>
          <w:szCs w:val="32"/>
          <w:bdr w:val="none" w:sz="0" w:space="0" w:color="auto" w:frame="1"/>
          <w:lang w:eastAsia="en-IN"/>
        </w:rPr>
        <w:t>println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male.</w:t>
      </w:r>
      <w:r w:rsidRPr="00406B43">
        <w:rPr>
          <w:rFonts w:ascii="Segoe UI" w:eastAsia="Times New Roman" w:hAnsi="Segoe UI" w:cs="Segoe UI"/>
          <w:color w:val="66D9EF"/>
          <w:sz w:val="32"/>
          <w:szCs w:val="32"/>
          <w:bdr w:val="none" w:sz="0" w:space="0" w:color="auto" w:frame="1"/>
          <w:lang w:eastAsia="en-IN"/>
        </w:rPr>
        <w:t>name</w:t>
      </w:r>
      <w:r w:rsidRPr="00406B43">
        <w:rPr>
          <w:rFonts w:ascii="Segoe UI" w:eastAsia="Times New Roman" w:hAnsi="Segoe UI" w:cs="Segoe UI"/>
          <w:color w:val="F8F8F2"/>
          <w:sz w:val="32"/>
          <w:szCs w:val="32"/>
          <w:bdr w:val="none" w:sz="0" w:space="0" w:color="auto" w:frame="1"/>
          <w:lang w:eastAsia="en-IN"/>
        </w:rPr>
        <w:t xml:space="preserve"> + </w:t>
      </w:r>
      <w:r w:rsidRPr="00406B43">
        <w:rPr>
          <w:rFonts w:ascii="Segoe UI" w:eastAsia="Times New Roman" w:hAnsi="Segoe UI" w:cs="Segoe UI"/>
          <w:color w:val="E6DB74"/>
          <w:sz w:val="32"/>
          <w:szCs w:val="32"/>
          <w:bdr w:val="none" w:sz="0" w:space="0" w:color="auto" w:frame="1"/>
          <w:lang w:eastAsia="en-IN"/>
        </w:rPr>
        <w:t>" "</w:t>
      </w:r>
      <w:r w:rsidRPr="00406B43">
        <w:rPr>
          <w:rFonts w:ascii="Segoe UI" w:eastAsia="Times New Roman" w:hAnsi="Segoe UI" w:cs="Segoe UI"/>
          <w:color w:val="F8F8F2"/>
          <w:sz w:val="32"/>
          <w:szCs w:val="32"/>
          <w:bdr w:val="none" w:sz="0" w:space="0" w:color="auto" w:frame="1"/>
          <w:lang w:eastAsia="en-IN"/>
        </w:rPr>
        <w:t xml:space="preserve"> + male.</w:t>
      </w:r>
      <w:r w:rsidRPr="00406B43">
        <w:rPr>
          <w:rFonts w:ascii="Segoe UI" w:eastAsia="Times New Roman" w:hAnsi="Segoe UI" w:cs="Segoe UI"/>
          <w:color w:val="66D9EF"/>
          <w:sz w:val="32"/>
          <w:szCs w:val="32"/>
          <w:bdr w:val="none" w:sz="0" w:space="0" w:color="auto" w:frame="1"/>
          <w:lang w:eastAsia="en-IN"/>
        </w:rPr>
        <w:t>age</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male.</w:t>
      </w:r>
      <w:r w:rsidRPr="00406B43">
        <w:rPr>
          <w:rFonts w:ascii="Segoe UI" w:eastAsia="Times New Roman" w:hAnsi="Segoe UI" w:cs="Segoe UI"/>
          <w:color w:val="66D9EF"/>
          <w:sz w:val="32"/>
          <w:szCs w:val="32"/>
          <w:bdr w:val="none" w:sz="0" w:space="0" w:color="auto" w:frame="1"/>
          <w:lang w:eastAsia="en-IN"/>
        </w:rPr>
        <w:t>eating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System.</w:t>
      </w:r>
      <w:r w:rsidRPr="00406B43">
        <w:rPr>
          <w:rFonts w:ascii="Segoe UI" w:eastAsia="Times New Roman" w:hAnsi="Segoe UI" w:cs="Segoe UI"/>
          <w:color w:val="66D9EF"/>
          <w:sz w:val="32"/>
          <w:szCs w:val="32"/>
          <w:bdr w:val="none" w:sz="0" w:space="0" w:color="auto" w:frame="1"/>
          <w:lang w:eastAsia="en-IN"/>
        </w:rPr>
        <w:t>out</w:t>
      </w:r>
      <w:r w:rsidRPr="00406B43">
        <w:rPr>
          <w:rFonts w:ascii="Segoe UI" w:eastAsia="Times New Roman" w:hAnsi="Segoe UI" w:cs="Segoe UI"/>
          <w:color w:val="F8F8F2"/>
          <w:sz w:val="32"/>
          <w:szCs w:val="32"/>
          <w:bdr w:val="none" w:sz="0" w:space="0" w:color="auto" w:frame="1"/>
          <w:lang w:eastAsia="en-IN"/>
        </w:rPr>
        <w:t>.</w:t>
      </w:r>
      <w:r w:rsidRPr="00406B43">
        <w:rPr>
          <w:rFonts w:ascii="Segoe UI" w:eastAsia="Times New Roman" w:hAnsi="Segoe UI" w:cs="Segoe UI"/>
          <w:color w:val="66D9EF"/>
          <w:sz w:val="32"/>
          <w:szCs w:val="32"/>
          <w:bdr w:val="none" w:sz="0" w:space="0" w:color="auto" w:frame="1"/>
          <w:lang w:eastAsia="en-IN"/>
        </w:rPr>
        <w:t>println</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female.</w:t>
      </w:r>
      <w:r w:rsidRPr="00406B43">
        <w:rPr>
          <w:rFonts w:ascii="Segoe UI" w:eastAsia="Times New Roman" w:hAnsi="Segoe UI" w:cs="Segoe UI"/>
          <w:color w:val="66D9EF"/>
          <w:sz w:val="32"/>
          <w:szCs w:val="32"/>
          <w:bdr w:val="none" w:sz="0" w:space="0" w:color="auto" w:frame="1"/>
          <w:lang w:eastAsia="en-IN"/>
        </w:rPr>
        <w:t>name</w:t>
      </w:r>
      <w:r w:rsidRPr="00406B43">
        <w:rPr>
          <w:rFonts w:ascii="Segoe UI" w:eastAsia="Times New Roman" w:hAnsi="Segoe UI" w:cs="Segoe UI"/>
          <w:color w:val="F8F8F2"/>
          <w:sz w:val="32"/>
          <w:szCs w:val="32"/>
          <w:bdr w:val="none" w:sz="0" w:space="0" w:color="auto" w:frame="1"/>
          <w:lang w:eastAsia="en-IN"/>
        </w:rPr>
        <w:t xml:space="preserve"> + </w:t>
      </w:r>
      <w:r w:rsidRPr="00406B43">
        <w:rPr>
          <w:rFonts w:ascii="Segoe UI" w:eastAsia="Times New Roman" w:hAnsi="Segoe UI" w:cs="Segoe UI"/>
          <w:color w:val="E6DB74"/>
          <w:sz w:val="32"/>
          <w:szCs w:val="32"/>
          <w:bdr w:val="none" w:sz="0" w:space="0" w:color="auto" w:frame="1"/>
          <w:lang w:eastAsia="en-IN"/>
        </w:rPr>
        <w:t>" "</w:t>
      </w:r>
      <w:r w:rsidRPr="00406B43">
        <w:rPr>
          <w:rFonts w:ascii="Segoe UI" w:eastAsia="Times New Roman" w:hAnsi="Segoe UI" w:cs="Segoe UI"/>
          <w:color w:val="F8F8F2"/>
          <w:sz w:val="32"/>
          <w:szCs w:val="32"/>
          <w:bdr w:val="none" w:sz="0" w:space="0" w:color="auto" w:frame="1"/>
          <w:lang w:eastAsia="en-IN"/>
        </w:rPr>
        <w:t xml:space="preserve"> + female.</w:t>
      </w:r>
      <w:r w:rsidRPr="00406B43">
        <w:rPr>
          <w:rFonts w:ascii="Segoe UI" w:eastAsia="Times New Roman" w:hAnsi="Segoe UI" w:cs="Segoe UI"/>
          <w:color w:val="66D9EF"/>
          <w:sz w:val="32"/>
          <w:szCs w:val="32"/>
          <w:bdr w:val="none" w:sz="0" w:space="0" w:color="auto" w:frame="1"/>
          <w:lang w:eastAsia="en-IN"/>
        </w:rPr>
        <w:t>age</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color w:val="F8F8F2"/>
          <w:sz w:val="32"/>
          <w:szCs w:val="32"/>
          <w:bdr w:val="none" w:sz="0" w:space="0" w:color="auto" w:frame="1"/>
          <w:lang w:eastAsia="en-IN"/>
        </w:rPr>
        <w:t>female.</w:t>
      </w:r>
      <w:r w:rsidRPr="00406B43">
        <w:rPr>
          <w:rFonts w:ascii="Segoe UI" w:eastAsia="Times New Roman" w:hAnsi="Segoe UI" w:cs="Segoe UI"/>
          <w:color w:val="66D9EF"/>
          <w:sz w:val="32"/>
          <w:szCs w:val="32"/>
          <w:bdr w:val="none" w:sz="0" w:space="0" w:color="auto" w:frame="1"/>
          <w:lang w:eastAsia="en-IN"/>
        </w:rPr>
        <w:t>walking</w:t>
      </w:r>
      <w:r w:rsidRPr="00406B43">
        <w:rPr>
          <w:rFonts w:ascii="Segoe UI" w:eastAsia="Times New Roman" w:hAnsi="Segoe UI" w:cs="Segoe UI"/>
          <w:b/>
          <w:bCs/>
          <w:color w:val="F8F8F2"/>
          <w:sz w:val="32"/>
          <w:szCs w:val="32"/>
          <w:bdr w:val="none" w:sz="0" w:space="0" w:color="auto" w:frame="1"/>
          <w:lang w:eastAsia="en-IN"/>
        </w:rPr>
        <w:t>()</w:t>
      </w:r>
      <w:r w:rsidRPr="00406B43">
        <w:rPr>
          <w:rFonts w:ascii="Segoe UI" w:eastAsia="Times New Roman" w:hAnsi="Segoe UI" w:cs="Segoe UI"/>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rsidP="009623CA">
      <w:pPr>
        <w:shd w:val="clear" w:color="auto" w:fill="272822"/>
        <w:spacing w:after="0" w:line="384" w:lineRule="atLeast"/>
        <w:rPr>
          <w:rFonts w:ascii="Segoe UI" w:eastAsia="Times New Roman" w:hAnsi="Segoe UI" w:cs="Segoe UI"/>
          <w:color w:val="3A3A3A"/>
          <w:sz w:val="32"/>
          <w:szCs w:val="32"/>
          <w:lang w:eastAsia="en-IN"/>
        </w:rPr>
      </w:pPr>
      <w:r w:rsidRPr="00406B43">
        <w:rPr>
          <w:rFonts w:ascii="Segoe UI" w:eastAsia="Times New Roman" w:hAnsi="Segoe UI" w:cs="Segoe UI"/>
          <w:b/>
          <w:bCs/>
          <w:color w:val="F8F8F2"/>
          <w:sz w:val="32"/>
          <w:szCs w:val="32"/>
          <w:bdr w:val="none" w:sz="0" w:space="0" w:color="auto" w:frame="1"/>
          <w:lang w:eastAsia="en-IN"/>
        </w:rPr>
        <w:t>}</w:t>
      </w:r>
    </w:p>
    <w:p w:rsidR="009623CA" w:rsidRPr="00406B43" w:rsidRDefault="009623CA">
      <w:pPr>
        <w:rPr>
          <w:rFonts w:ascii="Segoe UI" w:hAnsi="Segoe UI" w:cs="Segoe UI"/>
          <w:sz w:val="32"/>
          <w:szCs w:val="32"/>
        </w:rPr>
      </w:pPr>
    </w:p>
    <w:p w:rsidR="009254B2" w:rsidRPr="00406B43" w:rsidRDefault="009254B2">
      <w:pPr>
        <w:rPr>
          <w:rFonts w:ascii="Segoe UI" w:hAnsi="Segoe UI" w:cs="Segoe UI"/>
          <w:color w:val="333333"/>
          <w:sz w:val="32"/>
          <w:szCs w:val="32"/>
          <w:shd w:val="clear" w:color="auto" w:fill="FFFFFF"/>
        </w:rPr>
      </w:pP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In Java, we can not declare a top-level class as private. Java allows only public and default access specifiers for top-level classes. We can declare inner classes as private.</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We can include any type of the three </w:t>
      </w:r>
      <w:r w:rsidRPr="00406B43">
        <w:rPr>
          <w:rFonts w:ascii="Segoe UI" w:eastAsia="Times New Roman" w:hAnsi="Segoe UI" w:cs="Segoe UI"/>
          <w:b/>
          <w:bCs/>
          <w:i/>
          <w:iCs/>
          <w:color w:val="444444"/>
          <w:sz w:val="32"/>
          <w:szCs w:val="32"/>
          <w:bdr w:val="none" w:sz="0" w:space="0" w:color="auto" w:frame="1"/>
          <w:lang w:eastAsia="en-IN" w:bidi="hi-IN"/>
        </w:rPr>
        <w:t>variables in Java</w:t>
      </w:r>
      <w:r w:rsidRPr="00406B43">
        <w:rPr>
          <w:rFonts w:ascii="Segoe UI" w:eastAsia="Times New Roman" w:hAnsi="Segoe UI" w:cs="Segoe UI"/>
          <w:color w:val="444444"/>
          <w:sz w:val="32"/>
          <w:szCs w:val="32"/>
          <w:lang w:eastAsia="en-IN" w:bidi="hi-IN"/>
        </w:rPr>
        <w:t> –</w:t>
      </w:r>
      <w:r w:rsidRPr="00406B43">
        <w:rPr>
          <w:rFonts w:ascii="Segoe UI" w:eastAsia="Times New Roman" w:hAnsi="Segoe UI" w:cs="Segoe UI"/>
          <w:i/>
          <w:iCs/>
          <w:color w:val="444444"/>
          <w:sz w:val="32"/>
          <w:szCs w:val="32"/>
          <w:bdr w:val="none" w:sz="0" w:space="0" w:color="auto" w:frame="1"/>
          <w:lang w:eastAsia="en-IN" w:bidi="hi-IN"/>
        </w:rPr>
        <w:t> local, instance and static variables.</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There can be only one public class in a single program and its name should be the same as the name of the Java file. There can be more than one non-public classes in a single Java file.</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A public class is visible to all classes from all the packages.</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A class with default access is visible only to the classes within the same package.</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We can also use the non-access modifiers for the class such as final, abstract and strictfp.</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We cannot create an object or instance of an abstract class.</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No subclasses or child class can be created from a class that is declared as final.</w:t>
      </w:r>
    </w:p>
    <w:p w:rsidR="00B16457" w:rsidRPr="00406B43" w:rsidRDefault="00B16457" w:rsidP="000C79F0">
      <w:pPr>
        <w:numPr>
          <w:ilvl w:val="0"/>
          <w:numId w:val="10"/>
        </w:numPr>
        <w:shd w:val="clear" w:color="auto" w:fill="FFFFFF"/>
        <w:spacing w:after="0" w:line="240" w:lineRule="auto"/>
        <w:ind w:left="450"/>
        <w:textAlignment w:val="baseline"/>
        <w:rPr>
          <w:rFonts w:ascii="Segoe UI" w:eastAsia="Times New Roman" w:hAnsi="Segoe UI" w:cs="Segoe UI"/>
          <w:color w:val="444444"/>
          <w:sz w:val="32"/>
          <w:szCs w:val="32"/>
          <w:lang w:eastAsia="en-IN" w:bidi="hi-IN"/>
        </w:rPr>
      </w:pPr>
      <w:r w:rsidRPr="00406B43">
        <w:rPr>
          <w:rFonts w:ascii="Segoe UI" w:eastAsia="Times New Roman" w:hAnsi="Segoe UI" w:cs="Segoe UI"/>
          <w:color w:val="444444"/>
          <w:sz w:val="32"/>
          <w:szCs w:val="32"/>
          <w:lang w:eastAsia="en-IN" w:bidi="hi-IN"/>
        </w:rPr>
        <w:t>A class cannot be declared both as final and abstract at the same time.</w:t>
      </w:r>
    </w:p>
    <w:p w:rsidR="00EC7F68" w:rsidRPr="00406B43" w:rsidRDefault="00EC7F68">
      <w:pPr>
        <w:rPr>
          <w:rFonts w:ascii="Segoe UI" w:hAnsi="Segoe UI" w:cs="Segoe UI"/>
          <w:color w:val="333333"/>
          <w:sz w:val="32"/>
          <w:szCs w:val="32"/>
          <w:shd w:val="clear" w:color="auto" w:fill="FFFFFF"/>
        </w:rPr>
      </w:pPr>
    </w:p>
    <w:p w:rsidR="00F77226" w:rsidRPr="00406B43" w:rsidRDefault="00F77226" w:rsidP="00F77226">
      <w:pPr>
        <w:pStyle w:val="Heading3"/>
        <w:spacing w:line="312" w:lineRule="atLeast"/>
        <w:rPr>
          <w:rFonts w:ascii="Segoe UI" w:hAnsi="Segoe UI" w:cs="Segoe UI"/>
          <w:color w:val="610B38"/>
          <w:sz w:val="32"/>
          <w:szCs w:val="32"/>
        </w:rPr>
      </w:pPr>
      <w:r w:rsidRPr="00406B43">
        <w:rPr>
          <w:rFonts w:ascii="Segoe UI" w:hAnsi="Segoe UI" w:cs="Segoe UI"/>
          <w:b/>
          <w:bCs/>
          <w:color w:val="610B38"/>
          <w:sz w:val="32"/>
          <w:szCs w:val="32"/>
        </w:rPr>
        <w:t>new keyword in Java</w:t>
      </w:r>
    </w:p>
    <w:p w:rsidR="00F77226" w:rsidRPr="00406B43" w:rsidRDefault="00F77226" w:rsidP="00F77226">
      <w:pPr>
        <w:pStyle w:val="NormalWeb"/>
        <w:rPr>
          <w:rFonts w:ascii="Segoe UI" w:hAnsi="Segoe UI" w:cs="Segoe UI"/>
          <w:sz w:val="32"/>
          <w:szCs w:val="32"/>
        </w:rPr>
      </w:pPr>
      <w:r w:rsidRPr="00406B43">
        <w:rPr>
          <w:rFonts w:ascii="Segoe UI" w:hAnsi="Segoe UI" w:cs="Segoe UI"/>
          <w:color w:val="333333"/>
          <w:sz w:val="32"/>
          <w:szCs w:val="32"/>
          <w:shd w:val="clear" w:color="auto" w:fill="FFFFFF"/>
        </w:rPr>
        <w:t>The new keyword is used to allocate memory at runtime. All objects get memory in Heap memory area.</w:t>
      </w:r>
    </w:p>
    <w:p w:rsidR="00F77226" w:rsidRPr="00406B43" w:rsidRDefault="00F77226" w:rsidP="00006E14">
      <w:pPr>
        <w:pStyle w:val="NormalWeb"/>
        <w:shd w:val="clear" w:color="auto" w:fill="FFFFFF"/>
        <w:jc w:val="both"/>
        <w:rPr>
          <w:rFonts w:ascii="Segoe UI" w:hAnsi="Segoe UI" w:cs="Segoe UI"/>
          <w:color w:val="333333"/>
          <w:sz w:val="32"/>
          <w:szCs w:val="32"/>
        </w:rPr>
      </w:pPr>
    </w:p>
    <w:p w:rsidR="009C76D6" w:rsidRPr="00406B43" w:rsidRDefault="009C76D6" w:rsidP="009C76D6">
      <w:pPr>
        <w:pStyle w:val="Heading3"/>
        <w:shd w:val="clear" w:color="auto" w:fill="FFFFFF"/>
        <w:spacing w:line="312" w:lineRule="atLeast"/>
        <w:jc w:val="both"/>
        <w:rPr>
          <w:rFonts w:ascii="Segoe UI" w:hAnsi="Segoe UI" w:cs="Segoe UI"/>
          <w:color w:val="610B38"/>
          <w:sz w:val="32"/>
          <w:szCs w:val="32"/>
        </w:rPr>
      </w:pPr>
      <w:r w:rsidRPr="00406B43">
        <w:rPr>
          <w:rFonts w:ascii="Segoe UI" w:hAnsi="Segoe UI" w:cs="Segoe UI"/>
          <w:b/>
          <w:bCs/>
          <w:color w:val="610B38"/>
          <w:sz w:val="32"/>
          <w:szCs w:val="32"/>
        </w:rPr>
        <w:t>Method in Java</w:t>
      </w:r>
    </w:p>
    <w:p w:rsidR="009C76D6" w:rsidRPr="00406B43" w:rsidRDefault="009C76D6" w:rsidP="009C76D6">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In Java, a method is like a function which is used to expose the behavior of an object.</w:t>
      </w:r>
    </w:p>
    <w:p w:rsidR="009C76D6" w:rsidRPr="00406B43" w:rsidRDefault="009C76D6" w:rsidP="009C76D6">
      <w:pPr>
        <w:pStyle w:val="Heading4"/>
        <w:shd w:val="clear" w:color="auto" w:fill="FFFFFF"/>
        <w:jc w:val="both"/>
        <w:rPr>
          <w:rFonts w:ascii="Segoe UI" w:hAnsi="Segoe UI" w:cs="Segoe UI"/>
          <w:color w:val="610B4B"/>
          <w:sz w:val="32"/>
          <w:szCs w:val="32"/>
        </w:rPr>
      </w:pPr>
      <w:r w:rsidRPr="00406B43">
        <w:rPr>
          <w:rFonts w:ascii="Segoe UI" w:hAnsi="Segoe UI" w:cs="Segoe UI"/>
          <w:b/>
          <w:bCs/>
          <w:color w:val="610B4B"/>
          <w:sz w:val="32"/>
          <w:szCs w:val="32"/>
        </w:rPr>
        <w:t>Advantage of Method</w:t>
      </w:r>
    </w:p>
    <w:p w:rsidR="009C76D6" w:rsidRPr="00406B43" w:rsidRDefault="009C76D6" w:rsidP="000C79F0">
      <w:pPr>
        <w:numPr>
          <w:ilvl w:val="0"/>
          <w:numId w:val="5"/>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Code Reusability</w:t>
      </w:r>
    </w:p>
    <w:p w:rsidR="009C76D6" w:rsidRPr="00406B43" w:rsidRDefault="009C76D6" w:rsidP="000C79F0">
      <w:pPr>
        <w:numPr>
          <w:ilvl w:val="0"/>
          <w:numId w:val="5"/>
        </w:numPr>
        <w:shd w:val="clear" w:color="auto" w:fill="FFFFFF"/>
        <w:spacing w:before="60" w:after="100" w:afterAutospacing="1" w:line="375" w:lineRule="atLeast"/>
        <w:jc w:val="both"/>
        <w:rPr>
          <w:rFonts w:ascii="Segoe UI" w:hAnsi="Segoe UI" w:cs="Segoe UI"/>
          <w:color w:val="000000"/>
          <w:sz w:val="32"/>
          <w:szCs w:val="32"/>
        </w:rPr>
      </w:pPr>
      <w:r w:rsidRPr="00406B43">
        <w:rPr>
          <w:rFonts w:ascii="Segoe UI" w:hAnsi="Segoe UI" w:cs="Segoe UI"/>
          <w:color w:val="000000"/>
          <w:sz w:val="32"/>
          <w:szCs w:val="32"/>
        </w:rPr>
        <w:t>Code Optimization</w:t>
      </w:r>
    </w:p>
    <w:p w:rsidR="00B7223B" w:rsidRPr="00406B43" w:rsidRDefault="00B7223B">
      <w:pPr>
        <w:rPr>
          <w:rFonts w:ascii="Segoe UI" w:hAnsi="Segoe UI" w:cs="Segoe UI"/>
          <w:color w:val="333333"/>
          <w:sz w:val="32"/>
          <w:szCs w:val="32"/>
          <w:shd w:val="clear" w:color="auto" w:fill="FFFFFF"/>
        </w:rPr>
      </w:pP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b/>
          <w:bCs/>
          <w:color w:val="006699"/>
          <w:sz w:val="32"/>
          <w:szCs w:val="32"/>
          <w:bdr w:val="none" w:sz="0" w:space="0" w:color="auto" w:frame="1"/>
          <w:lang w:eastAsia="en-IN" w:bidi="hi-IN"/>
        </w:rPr>
        <w:t>class</w:t>
      </w:r>
      <w:r w:rsidRPr="00406B43">
        <w:rPr>
          <w:rFonts w:ascii="Segoe UI" w:eastAsia="Times New Roman" w:hAnsi="Segoe UI" w:cs="Segoe UI"/>
          <w:color w:val="000000"/>
          <w:sz w:val="32"/>
          <w:szCs w:val="32"/>
          <w:bdr w:val="none" w:sz="0" w:space="0" w:color="auto" w:frame="1"/>
          <w:lang w:eastAsia="en-IN" w:bidi="hi-IN"/>
        </w:rPr>
        <w:t> Student{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r w:rsidRPr="00406B43">
        <w:rPr>
          <w:rFonts w:ascii="Segoe UI" w:eastAsia="Times New Roman" w:hAnsi="Segoe UI" w:cs="Segoe UI"/>
          <w:b/>
          <w:bCs/>
          <w:color w:val="006699"/>
          <w:sz w:val="32"/>
          <w:szCs w:val="32"/>
          <w:bdr w:val="none" w:sz="0" w:space="0" w:color="auto" w:frame="1"/>
          <w:lang w:eastAsia="en-IN" w:bidi="hi-IN"/>
        </w:rPr>
        <w:t>int</w:t>
      </w:r>
      <w:r w:rsidRPr="00406B43">
        <w:rPr>
          <w:rFonts w:ascii="Segoe UI" w:eastAsia="Times New Roman" w:hAnsi="Segoe UI" w:cs="Segoe UI"/>
          <w:color w:val="000000"/>
          <w:sz w:val="32"/>
          <w:szCs w:val="32"/>
          <w:bdr w:val="none" w:sz="0" w:space="0" w:color="auto" w:frame="1"/>
          <w:lang w:eastAsia="en-IN" w:bidi="hi-IN"/>
        </w:rPr>
        <w:t> rollno;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String name;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r w:rsidRPr="00406B43">
        <w:rPr>
          <w:rFonts w:ascii="Segoe UI" w:eastAsia="Times New Roman" w:hAnsi="Segoe UI" w:cs="Segoe UI"/>
          <w:b/>
          <w:bCs/>
          <w:color w:val="006699"/>
          <w:sz w:val="32"/>
          <w:szCs w:val="32"/>
          <w:bdr w:val="none" w:sz="0" w:space="0" w:color="auto" w:frame="1"/>
          <w:lang w:eastAsia="en-IN" w:bidi="hi-IN"/>
        </w:rPr>
        <w:t>void</w:t>
      </w:r>
      <w:r w:rsidRPr="00406B43">
        <w:rPr>
          <w:rFonts w:ascii="Segoe UI" w:eastAsia="Times New Roman" w:hAnsi="Segoe UI" w:cs="Segoe UI"/>
          <w:color w:val="000000"/>
          <w:sz w:val="32"/>
          <w:szCs w:val="32"/>
          <w:bdr w:val="none" w:sz="0" w:space="0" w:color="auto" w:frame="1"/>
          <w:lang w:eastAsia="en-IN" w:bidi="hi-IN"/>
        </w:rPr>
        <w:t> insertRecord(</w:t>
      </w:r>
      <w:r w:rsidRPr="00406B43">
        <w:rPr>
          <w:rFonts w:ascii="Segoe UI" w:eastAsia="Times New Roman" w:hAnsi="Segoe UI" w:cs="Segoe UI"/>
          <w:b/>
          <w:bCs/>
          <w:color w:val="006699"/>
          <w:sz w:val="32"/>
          <w:szCs w:val="32"/>
          <w:bdr w:val="none" w:sz="0" w:space="0" w:color="auto" w:frame="1"/>
          <w:lang w:eastAsia="en-IN" w:bidi="hi-IN"/>
        </w:rPr>
        <w:t>int</w:t>
      </w:r>
      <w:r w:rsidRPr="00406B43">
        <w:rPr>
          <w:rFonts w:ascii="Segoe UI" w:eastAsia="Times New Roman" w:hAnsi="Segoe UI" w:cs="Segoe UI"/>
          <w:color w:val="000000"/>
          <w:sz w:val="32"/>
          <w:szCs w:val="32"/>
          <w:bdr w:val="none" w:sz="0" w:space="0" w:color="auto" w:frame="1"/>
          <w:lang w:eastAsia="en-IN" w:bidi="hi-IN"/>
        </w:rPr>
        <w:t> r, String n){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rollno=r;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name=n;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r w:rsidRPr="00406B43">
        <w:rPr>
          <w:rFonts w:ascii="Segoe UI" w:eastAsia="Times New Roman" w:hAnsi="Segoe UI" w:cs="Segoe UI"/>
          <w:b/>
          <w:bCs/>
          <w:color w:val="006699"/>
          <w:sz w:val="32"/>
          <w:szCs w:val="32"/>
          <w:bdr w:val="none" w:sz="0" w:space="0" w:color="auto" w:frame="1"/>
          <w:lang w:eastAsia="en-IN" w:bidi="hi-IN"/>
        </w:rPr>
        <w:t>void</w:t>
      </w:r>
      <w:r w:rsidRPr="00406B43">
        <w:rPr>
          <w:rFonts w:ascii="Segoe UI" w:eastAsia="Times New Roman" w:hAnsi="Segoe UI" w:cs="Segoe UI"/>
          <w:color w:val="000000"/>
          <w:sz w:val="32"/>
          <w:szCs w:val="32"/>
          <w:bdr w:val="none" w:sz="0" w:space="0" w:color="auto" w:frame="1"/>
          <w:lang w:eastAsia="en-IN" w:bidi="hi-IN"/>
        </w:rPr>
        <w:t> displayInformation(){System.out.println(rollno+</w:t>
      </w:r>
      <w:r w:rsidRPr="00406B43">
        <w:rPr>
          <w:rFonts w:ascii="Segoe UI" w:eastAsia="Times New Roman" w:hAnsi="Segoe UI" w:cs="Segoe UI"/>
          <w:color w:val="0000FF"/>
          <w:sz w:val="32"/>
          <w:szCs w:val="32"/>
          <w:bdr w:val="none" w:sz="0" w:space="0" w:color="auto" w:frame="1"/>
          <w:lang w:eastAsia="en-IN" w:bidi="hi-IN"/>
        </w:rPr>
        <w:t>" "</w:t>
      </w:r>
      <w:r w:rsidRPr="00406B43">
        <w:rPr>
          <w:rFonts w:ascii="Segoe UI" w:eastAsia="Times New Roman" w:hAnsi="Segoe UI" w:cs="Segoe UI"/>
          <w:color w:val="000000"/>
          <w:sz w:val="32"/>
          <w:szCs w:val="32"/>
          <w:bdr w:val="none" w:sz="0" w:space="0" w:color="auto" w:frame="1"/>
          <w:lang w:eastAsia="en-IN" w:bidi="hi-IN"/>
        </w:rPr>
        <w:t>+name);}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b/>
          <w:bCs/>
          <w:color w:val="006699"/>
          <w:sz w:val="32"/>
          <w:szCs w:val="32"/>
          <w:bdr w:val="none" w:sz="0" w:space="0" w:color="auto" w:frame="1"/>
          <w:lang w:eastAsia="en-IN" w:bidi="hi-IN"/>
        </w:rPr>
        <w:t>class</w:t>
      </w:r>
      <w:r w:rsidRPr="00406B43">
        <w:rPr>
          <w:rFonts w:ascii="Segoe UI" w:eastAsia="Times New Roman" w:hAnsi="Segoe UI" w:cs="Segoe UI"/>
          <w:color w:val="000000"/>
          <w:sz w:val="32"/>
          <w:szCs w:val="32"/>
          <w:bdr w:val="none" w:sz="0" w:space="0" w:color="auto" w:frame="1"/>
          <w:lang w:eastAsia="en-IN" w:bidi="hi-IN"/>
        </w:rPr>
        <w:t> TestStudent4{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r w:rsidRPr="00406B43">
        <w:rPr>
          <w:rFonts w:ascii="Segoe UI" w:eastAsia="Times New Roman" w:hAnsi="Segoe UI" w:cs="Segoe UI"/>
          <w:b/>
          <w:bCs/>
          <w:color w:val="006699"/>
          <w:sz w:val="32"/>
          <w:szCs w:val="32"/>
          <w:bdr w:val="none" w:sz="0" w:space="0" w:color="auto" w:frame="1"/>
          <w:lang w:eastAsia="en-IN" w:bidi="hi-IN"/>
        </w:rPr>
        <w:t>public</w:t>
      </w:r>
      <w:r w:rsidRPr="00406B43">
        <w:rPr>
          <w:rFonts w:ascii="Segoe UI" w:eastAsia="Times New Roman" w:hAnsi="Segoe UI" w:cs="Segoe UI"/>
          <w:color w:val="000000"/>
          <w:sz w:val="32"/>
          <w:szCs w:val="32"/>
          <w:bdr w:val="none" w:sz="0" w:space="0" w:color="auto" w:frame="1"/>
          <w:lang w:eastAsia="en-IN" w:bidi="hi-IN"/>
        </w:rPr>
        <w:t> </w:t>
      </w:r>
      <w:r w:rsidRPr="00406B43">
        <w:rPr>
          <w:rFonts w:ascii="Segoe UI" w:eastAsia="Times New Roman" w:hAnsi="Segoe UI" w:cs="Segoe UI"/>
          <w:b/>
          <w:bCs/>
          <w:color w:val="006699"/>
          <w:sz w:val="32"/>
          <w:szCs w:val="32"/>
          <w:bdr w:val="none" w:sz="0" w:space="0" w:color="auto" w:frame="1"/>
          <w:lang w:eastAsia="en-IN" w:bidi="hi-IN"/>
        </w:rPr>
        <w:t>static</w:t>
      </w:r>
      <w:r w:rsidRPr="00406B43">
        <w:rPr>
          <w:rFonts w:ascii="Segoe UI" w:eastAsia="Times New Roman" w:hAnsi="Segoe UI" w:cs="Segoe UI"/>
          <w:color w:val="000000"/>
          <w:sz w:val="32"/>
          <w:szCs w:val="32"/>
          <w:bdr w:val="none" w:sz="0" w:space="0" w:color="auto" w:frame="1"/>
          <w:lang w:eastAsia="en-IN" w:bidi="hi-IN"/>
        </w:rPr>
        <w:t> </w:t>
      </w:r>
      <w:r w:rsidRPr="00406B43">
        <w:rPr>
          <w:rFonts w:ascii="Segoe UI" w:eastAsia="Times New Roman" w:hAnsi="Segoe UI" w:cs="Segoe UI"/>
          <w:b/>
          <w:bCs/>
          <w:color w:val="006699"/>
          <w:sz w:val="32"/>
          <w:szCs w:val="32"/>
          <w:bdr w:val="none" w:sz="0" w:space="0" w:color="auto" w:frame="1"/>
          <w:lang w:eastAsia="en-IN" w:bidi="hi-IN"/>
        </w:rPr>
        <w:t>void</w:t>
      </w:r>
      <w:r w:rsidRPr="00406B43">
        <w:rPr>
          <w:rFonts w:ascii="Segoe UI" w:eastAsia="Times New Roman" w:hAnsi="Segoe UI" w:cs="Segoe UI"/>
          <w:color w:val="000000"/>
          <w:sz w:val="32"/>
          <w:szCs w:val="32"/>
          <w:bdr w:val="none" w:sz="0" w:space="0" w:color="auto" w:frame="1"/>
          <w:lang w:eastAsia="en-IN" w:bidi="hi-IN"/>
        </w:rPr>
        <w:t> main(String args[]){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Student s1=</w:t>
      </w:r>
      <w:r w:rsidRPr="00406B43">
        <w:rPr>
          <w:rFonts w:ascii="Segoe UI" w:eastAsia="Times New Roman" w:hAnsi="Segoe UI" w:cs="Segoe UI"/>
          <w:b/>
          <w:bCs/>
          <w:color w:val="006699"/>
          <w:sz w:val="32"/>
          <w:szCs w:val="32"/>
          <w:bdr w:val="none" w:sz="0" w:space="0" w:color="auto" w:frame="1"/>
          <w:lang w:eastAsia="en-IN" w:bidi="hi-IN"/>
        </w:rPr>
        <w:t>new</w:t>
      </w:r>
      <w:r w:rsidRPr="00406B43">
        <w:rPr>
          <w:rFonts w:ascii="Segoe UI" w:eastAsia="Times New Roman" w:hAnsi="Segoe UI" w:cs="Segoe UI"/>
          <w:color w:val="000000"/>
          <w:sz w:val="32"/>
          <w:szCs w:val="32"/>
          <w:bdr w:val="none" w:sz="0" w:space="0" w:color="auto" w:frame="1"/>
          <w:lang w:eastAsia="en-IN" w:bidi="hi-IN"/>
        </w:rPr>
        <w:t> Student();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Student s2=</w:t>
      </w:r>
      <w:r w:rsidRPr="00406B43">
        <w:rPr>
          <w:rFonts w:ascii="Segoe UI" w:eastAsia="Times New Roman" w:hAnsi="Segoe UI" w:cs="Segoe UI"/>
          <w:b/>
          <w:bCs/>
          <w:color w:val="006699"/>
          <w:sz w:val="32"/>
          <w:szCs w:val="32"/>
          <w:bdr w:val="none" w:sz="0" w:space="0" w:color="auto" w:frame="1"/>
          <w:lang w:eastAsia="en-IN" w:bidi="hi-IN"/>
        </w:rPr>
        <w:t>new</w:t>
      </w:r>
      <w:r w:rsidRPr="00406B43">
        <w:rPr>
          <w:rFonts w:ascii="Segoe UI" w:eastAsia="Times New Roman" w:hAnsi="Segoe UI" w:cs="Segoe UI"/>
          <w:color w:val="000000"/>
          <w:sz w:val="32"/>
          <w:szCs w:val="32"/>
          <w:bdr w:val="none" w:sz="0" w:space="0" w:color="auto" w:frame="1"/>
          <w:lang w:eastAsia="en-IN" w:bidi="hi-IN"/>
        </w:rPr>
        <w:t> Student();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s1.insertRecord(</w:t>
      </w:r>
      <w:r w:rsidRPr="00406B43">
        <w:rPr>
          <w:rFonts w:ascii="Segoe UI" w:eastAsia="Times New Roman" w:hAnsi="Segoe UI" w:cs="Segoe UI"/>
          <w:color w:val="C00000"/>
          <w:sz w:val="32"/>
          <w:szCs w:val="32"/>
          <w:bdr w:val="none" w:sz="0" w:space="0" w:color="auto" w:frame="1"/>
          <w:lang w:eastAsia="en-IN" w:bidi="hi-IN"/>
        </w:rPr>
        <w:t>111</w:t>
      </w:r>
      <w:r w:rsidRPr="00406B43">
        <w:rPr>
          <w:rFonts w:ascii="Segoe UI" w:eastAsia="Times New Roman" w:hAnsi="Segoe UI" w:cs="Segoe UI"/>
          <w:color w:val="000000"/>
          <w:sz w:val="32"/>
          <w:szCs w:val="32"/>
          <w:bdr w:val="none" w:sz="0" w:space="0" w:color="auto" w:frame="1"/>
          <w:lang w:eastAsia="en-IN" w:bidi="hi-IN"/>
        </w:rPr>
        <w:t>,</w:t>
      </w:r>
      <w:r w:rsidRPr="00406B43">
        <w:rPr>
          <w:rFonts w:ascii="Segoe UI" w:eastAsia="Times New Roman" w:hAnsi="Segoe UI" w:cs="Segoe UI"/>
          <w:color w:val="0000FF"/>
          <w:sz w:val="32"/>
          <w:szCs w:val="32"/>
          <w:bdr w:val="none" w:sz="0" w:space="0" w:color="auto" w:frame="1"/>
          <w:lang w:eastAsia="en-IN" w:bidi="hi-IN"/>
        </w:rPr>
        <w:t>"Karan"</w:t>
      </w:r>
      <w:r w:rsidRPr="00406B43">
        <w:rPr>
          <w:rFonts w:ascii="Segoe UI" w:eastAsia="Times New Roman" w:hAnsi="Segoe UI" w:cs="Segoe UI"/>
          <w:color w:val="000000"/>
          <w:sz w:val="32"/>
          <w:szCs w:val="32"/>
          <w:bdr w:val="none" w:sz="0" w:space="0" w:color="auto" w:frame="1"/>
          <w:lang w:eastAsia="en-IN" w:bidi="hi-IN"/>
        </w:rPr>
        <w:t>);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lastRenderedPageBreak/>
        <w:t>  s2.insertRecord(</w:t>
      </w:r>
      <w:r w:rsidRPr="00406B43">
        <w:rPr>
          <w:rFonts w:ascii="Segoe UI" w:eastAsia="Times New Roman" w:hAnsi="Segoe UI" w:cs="Segoe UI"/>
          <w:color w:val="C00000"/>
          <w:sz w:val="32"/>
          <w:szCs w:val="32"/>
          <w:bdr w:val="none" w:sz="0" w:space="0" w:color="auto" w:frame="1"/>
          <w:lang w:eastAsia="en-IN" w:bidi="hi-IN"/>
        </w:rPr>
        <w:t>222</w:t>
      </w:r>
      <w:r w:rsidRPr="00406B43">
        <w:rPr>
          <w:rFonts w:ascii="Segoe UI" w:eastAsia="Times New Roman" w:hAnsi="Segoe UI" w:cs="Segoe UI"/>
          <w:color w:val="000000"/>
          <w:sz w:val="32"/>
          <w:szCs w:val="32"/>
          <w:bdr w:val="none" w:sz="0" w:space="0" w:color="auto" w:frame="1"/>
          <w:lang w:eastAsia="en-IN" w:bidi="hi-IN"/>
        </w:rPr>
        <w:t>,</w:t>
      </w:r>
      <w:r w:rsidRPr="00406B43">
        <w:rPr>
          <w:rFonts w:ascii="Segoe UI" w:eastAsia="Times New Roman" w:hAnsi="Segoe UI" w:cs="Segoe UI"/>
          <w:color w:val="0000FF"/>
          <w:sz w:val="32"/>
          <w:szCs w:val="32"/>
          <w:bdr w:val="none" w:sz="0" w:space="0" w:color="auto" w:frame="1"/>
          <w:lang w:eastAsia="en-IN" w:bidi="hi-IN"/>
        </w:rPr>
        <w:t>"Aryan"</w:t>
      </w:r>
      <w:r w:rsidRPr="00406B43">
        <w:rPr>
          <w:rFonts w:ascii="Segoe UI" w:eastAsia="Times New Roman" w:hAnsi="Segoe UI" w:cs="Segoe UI"/>
          <w:color w:val="000000"/>
          <w:sz w:val="32"/>
          <w:szCs w:val="32"/>
          <w:bdr w:val="none" w:sz="0" w:space="0" w:color="auto" w:frame="1"/>
          <w:lang w:eastAsia="en-IN" w:bidi="hi-IN"/>
        </w:rPr>
        <w:t>);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s1.displayInformation();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s2.displayInformation();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  </w:t>
      </w:r>
    </w:p>
    <w:p w:rsidR="00B7223B" w:rsidRPr="00406B43" w:rsidRDefault="00B7223B" w:rsidP="000C79F0">
      <w:pPr>
        <w:numPr>
          <w:ilvl w:val="0"/>
          <w:numId w:val="6"/>
        </w:numPr>
        <w:spacing w:after="0" w:line="375" w:lineRule="atLeast"/>
        <w:ind w:left="0"/>
        <w:jc w:val="both"/>
        <w:rPr>
          <w:rFonts w:ascii="Segoe UI" w:eastAsia="Times New Roman" w:hAnsi="Segoe UI" w:cs="Segoe UI"/>
          <w:color w:val="000000"/>
          <w:sz w:val="32"/>
          <w:szCs w:val="32"/>
          <w:lang w:eastAsia="en-IN" w:bidi="hi-IN"/>
        </w:rPr>
      </w:pPr>
      <w:r w:rsidRPr="00406B43">
        <w:rPr>
          <w:rFonts w:ascii="Segoe UI" w:eastAsia="Times New Roman" w:hAnsi="Segoe UI" w:cs="Segoe UI"/>
          <w:color w:val="000000"/>
          <w:sz w:val="32"/>
          <w:szCs w:val="32"/>
          <w:bdr w:val="none" w:sz="0" w:space="0" w:color="auto" w:frame="1"/>
          <w:lang w:eastAsia="en-IN" w:bidi="hi-IN"/>
        </w:rPr>
        <w:t>}  </w:t>
      </w:r>
    </w:p>
    <w:p w:rsidR="00B7223B" w:rsidRPr="00406B43" w:rsidRDefault="007920EE">
      <w:pPr>
        <w:rPr>
          <w:rFonts w:ascii="Segoe UI" w:hAnsi="Segoe UI" w:cs="Segoe UI"/>
          <w:color w:val="333333"/>
          <w:sz w:val="32"/>
          <w:szCs w:val="32"/>
          <w:shd w:val="clear" w:color="auto" w:fill="FFFFFF"/>
        </w:rPr>
      </w:pPr>
      <w:r w:rsidRPr="00406B43">
        <w:rPr>
          <w:rFonts w:ascii="Segoe UI" w:hAnsi="Segoe UI" w:cs="Segoe UI"/>
          <w:noProof/>
          <w:sz w:val="32"/>
          <w:szCs w:val="32"/>
          <w:lang w:eastAsia="en-IN" w:bidi="hi-IN"/>
        </w:rPr>
        <w:drawing>
          <wp:inline distT="0" distB="0" distL="0" distR="0">
            <wp:extent cx="5362575" cy="2895600"/>
            <wp:effectExtent l="0" t="0" r="9525" b="0"/>
            <wp:docPr id="13" name="Picture 1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bject in Java with valu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2575" cy="2895600"/>
                    </a:xfrm>
                    <a:prstGeom prst="rect">
                      <a:avLst/>
                    </a:prstGeom>
                    <a:noFill/>
                    <a:ln>
                      <a:noFill/>
                    </a:ln>
                  </pic:spPr>
                </pic:pic>
              </a:graphicData>
            </a:graphic>
          </wp:inline>
        </w:drawing>
      </w:r>
    </w:p>
    <w:p w:rsidR="006B4705" w:rsidRPr="00406B43" w:rsidRDefault="006B4705" w:rsidP="006B4705">
      <w:pPr>
        <w:pStyle w:val="Heading3"/>
        <w:shd w:val="clear" w:color="auto" w:fill="FFFFFF"/>
        <w:jc w:val="both"/>
        <w:rPr>
          <w:rFonts w:ascii="Segoe UI" w:hAnsi="Segoe UI" w:cs="Segoe UI"/>
          <w:color w:val="610B4B"/>
          <w:sz w:val="32"/>
          <w:szCs w:val="32"/>
        </w:rPr>
      </w:pPr>
      <w:r w:rsidRPr="00406B43">
        <w:rPr>
          <w:rFonts w:ascii="Segoe UI" w:hAnsi="Segoe UI" w:cs="Segoe UI"/>
          <w:b/>
          <w:bCs/>
          <w:color w:val="610B4B"/>
          <w:sz w:val="32"/>
          <w:szCs w:val="32"/>
        </w:rPr>
        <w:t>Object and Class Example: Employee</w:t>
      </w:r>
    </w:p>
    <w:p w:rsidR="006B4705" w:rsidRPr="00406B43" w:rsidRDefault="006B4705" w:rsidP="006B4705">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Let's see an example where we are maintaining records of employees.</w:t>
      </w:r>
    </w:p>
    <w:p w:rsidR="006B4705" w:rsidRPr="00406B43" w:rsidRDefault="006B4705" w:rsidP="006B4705">
      <w:pPr>
        <w:pStyle w:val="filename"/>
        <w:shd w:val="clear" w:color="auto" w:fill="FFFFFF"/>
        <w:jc w:val="both"/>
        <w:rPr>
          <w:rFonts w:ascii="Segoe UI" w:hAnsi="Segoe UI" w:cs="Segoe UI"/>
          <w:i/>
          <w:iCs/>
          <w:color w:val="333333"/>
          <w:sz w:val="32"/>
          <w:szCs w:val="32"/>
        </w:rPr>
      </w:pPr>
      <w:r w:rsidRPr="00406B43">
        <w:rPr>
          <w:rFonts w:ascii="Segoe UI" w:hAnsi="Segoe UI" w:cs="Segoe UI"/>
          <w:i/>
          <w:iCs/>
          <w:color w:val="333333"/>
          <w:sz w:val="32"/>
          <w:szCs w:val="32"/>
        </w:rPr>
        <w:t>File: TestEmployee.java</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Style w:val="keyword"/>
          <w:rFonts w:ascii="Segoe UI" w:hAnsi="Segoe UI" w:cs="Segoe UI"/>
          <w:b/>
          <w:bCs/>
          <w:color w:val="006699"/>
          <w:sz w:val="32"/>
          <w:szCs w:val="32"/>
          <w:bdr w:val="none" w:sz="0" w:space="0" w:color="auto" w:frame="1"/>
        </w:rPr>
        <w:t>class</w:t>
      </w:r>
      <w:r w:rsidRPr="00406B43">
        <w:rPr>
          <w:rFonts w:ascii="Segoe UI" w:hAnsi="Segoe UI" w:cs="Segoe UI"/>
          <w:color w:val="000000"/>
          <w:sz w:val="32"/>
          <w:szCs w:val="32"/>
          <w:bdr w:val="none" w:sz="0" w:space="0" w:color="auto" w:frame="1"/>
        </w:rPr>
        <w:t> Employee{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w:t>
      </w:r>
      <w:r w:rsidRPr="00406B43">
        <w:rPr>
          <w:rStyle w:val="keyword"/>
          <w:rFonts w:ascii="Segoe UI" w:hAnsi="Segoe UI" w:cs="Segoe UI"/>
          <w:b/>
          <w:bCs/>
          <w:color w:val="006699"/>
          <w:sz w:val="32"/>
          <w:szCs w:val="32"/>
          <w:bdr w:val="none" w:sz="0" w:space="0" w:color="auto" w:frame="1"/>
        </w:rPr>
        <w:t>int</w:t>
      </w:r>
      <w:r w:rsidRPr="00406B43">
        <w:rPr>
          <w:rFonts w:ascii="Segoe UI" w:hAnsi="Segoe UI" w:cs="Segoe UI"/>
          <w:color w:val="000000"/>
          <w:sz w:val="32"/>
          <w:szCs w:val="32"/>
          <w:bdr w:val="none" w:sz="0" w:space="0" w:color="auto" w:frame="1"/>
        </w:rPr>
        <w:t> id;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String name;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w:t>
      </w:r>
      <w:r w:rsidRPr="00406B43">
        <w:rPr>
          <w:rStyle w:val="keyword"/>
          <w:rFonts w:ascii="Segoe UI" w:hAnsi="Segoe UI" w:cs="Segoe UI"/>
          <w:b/>
          <w:bCs/>
          <w:color w:val="006699"/>
          <w:sz w:val="32"/>
          <w:szCs w:val="32"/>
          <w:bdr w:val="none" w:sz="0" w:space="0" w:color="auto" w:frame="1"/>
        </w:rPr>
        <w:t>float</w:t>
      </w:r>
      <w:r w:rsidRPr="00406B43">
        <w:rPr>
          <w:rFonts w:ascii="Segoe UI" w:hAnsi="Segoe UI" w:cs="Segoe UI"/>
          <w:color w:val="000000"/>
          <w:sz w:val="32"/>
          <w:szCs w:val="32"/>
          <w:bdr w:val="none" w:sz="0" w:space="0" w:color="auto" w:frame="1"/>
        </w:rPr>
        <w:t> salary;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w:t>
      </w:r>
      <w:r w:rsidRPr="00406B43">
        <w:rPr>
          <w:rStyle w:val="keyword"/>
          <w:rFonts w:ascii="Segoe UI" w:hAnsi="Segoe UI" w:cs="Segoe UI"/>
          <w:b/>
          <w:bCs/>
          <w:color w:val="006699"/>
          <w:sz w:val="32"/>
          <w:szCs w:val="32"/>
          <w:bdr w:val="none" w:sz="0" w:space="0" w:color="auto" w:frame="1"/>
        </w:rPr>
        <w:t>void</w:t>
      </w:r>
      <w:r w:rsidRPr="00406B43">
        <w:rPr>
          <w:rFonts w:ascii="Segoe UI" w:hAnsi="Segoe UI" w:cs="Segoe UI"/>
          <w:color w:val="000000"/>
          <w:sz w:val="32"/>
          <w:szCs w:val="32"/>
          <w:bdr w:val="none" w:sz="0" w:space="0" w:color="auto" w:frame="1"/>
        </w:rPr>
        <w:t> insert(</w:t>
      </w:r>
      <w:r w:rsidRPr="00406B43">
        <w:rPr>
          <w:rStyle w:val="keyword"/>
          <w:rFonts w:ascii="Segoe UI" w:hAnsi="Segoe UI" w:cs="Segoe UI"/>
          <w:b/>
          <w:bCs/>
          <w:color w:val="006699"/>
          <w:sz w:val="32"/>
          <w:szCs w:val="32"/>
          <w:bdr w:val="none" w:sz="0" w:space="0" w:color="auto" w:frame="1"/>
        </w:rPr>
        <w:t>int</w:t>
      </w:r>
      <w:r w:rsidRPr="00406B43">
        <w:rPr>
          <w:rFonts w:ascii="Segoe UI" w:hAnsi="Segoe UI" w:cs="Segoe UI"/>
          <w:color w:val="000000"/>
          <w:sz w:val="32"/>
          <w:szCs w:val="32"/>
          <w:bdr w:val="none" w:sz="0" w:space="0" w:color="auto" w:frame="1"/>
        </w:rPr>
        <w:t> i, String n, </w:t>
      </w:r>
      <w:r w:rsidRPr="00406B43">
        <w:rPr>
          <w:rStyle w:val="keyword"/>
          <w:rFonts w:ascii="Segoe UI" w:hAnsi="Segoe UI" w:cs="Segoe UI"/>
          <w:b/>
          <w:bCs/>
          <w:color w:val="006699"/>
          <w:sz w:val="32"/>
          <w:szCs w:val="32"/>
          <w:bdr w:val="none" w:sz="0" w:space="0" w:color="auto" w:frame="1"/>
        </w:rPr>
        <w:t>float</w:t>
      </w:r>
      <w:r w:rsidRPr="00406B43">
        <w:rPr>
          <w:rFonts w:ascii="Segoe UI" w:hAnsi="Segoe UI" w:cs="Segoe UI"/>
          <w:color w:val="000000"/>
          <w:sz w:val="32"/>
          <w:szCs w:val="32"/>
          <w:bdr w:val="none" w:sz="0" w:space="0" w:color="auto" w:frame="1"/>
        </w:rPr>
        <w:t> s) {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id=i;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name=n;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salary=s;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lastRenderedPageBreak/>
        <w:t>    </w:t>
      </w:r>
      <w:r w:rsidRPr="00406B43">
        <w:rPr>
          <w:rStyle w:val="keyword"/>
          <w:rFonts w:ascii="Segoe UI" w:hAnsi="Segoe UI" w:cs="Segoe UI"/>
          <w:b/>
          <w:bCs/>
          <w:color w:val="006699"/>
          <w:sz w:val="32"/>
          <w:szCs w:val="32"/>
          <w:bdr w:val="none" w:sz="0" w:space="0" w:color="auto" w:frame="1"/>
        </w:rPr>
        <w:t>void</w:t>
      </w:r>
      <w:r w:rsidRPr="00406B43">
        <w:rPr>
          <w:rFonts w:ascii="Segoe UI" w:hAnsi="Segoe UI" w:cs="Segoe UI"/>
          <w:color w:val="000000"/>
          <w:sz w:val="32"/>
          <w:szCs w:val="32"/>
          <w:bdr w:val="none" w:sz="0" w:space="0" w:color="auto" w:frame="1"/>
        </w:rPr>
        <w:t> display(){System.out.println(id+</w:t>
      </w:r>
      <w:r w:rsidRPr="00406B43">
        <w:rPr>
          <w:rStyle w:val="string"/>
          <w:rFonts w:ascii="Segoe UI" w:hAnsi="Segoe UI" w:cs="Segoe UI"/>
          <w:sz w:val="32"/>
          <w:szCs w:val="32"/>
          <w:bdr w:val="none" w:sz="0" w:space="0" w:color="auto" w:frame="1"/>
        </w:rPr>
        <w:t>" "</w:t>
      </w:r>
      <w:r w:rsidRPr="00406B43">
        <w:rPr>
          <w:rFonts w:ascii="Segoe UI" w:hAnsi="Segoe UI" w:cs="Segoe UI"/>
          <w:color w:val="000000"/>
          <w:sz w:val="32"/>
          <w:szCs w:val="32"/>
          <w:bdr w:val="none" w:sz="0" w:space="0" w:color="auto" w:frame="1"/>
        </w:rPr>
        <w:t>+name+</w:t>
      </w:r>
      <w:r w:rsidRPr="00406B43">
        <w:rPr>
          <w:rStyle w:val="string"/>
          <w:rFonts w:ascii="Segoe UI" w:hAnsi="Segoe UI" w:cs="Segoe UI"/>
          <w:sz w:val="32"/>
          <w:szCs w:val="32"/>
          <w:bdr w:val="none" w:sz="0" w:space="0" w:color="auto" w:frame="1"/>
        </w:rPr>
        <w:t>" "</w:t>
      </w:r>
      <w:r w:rsidRPr="00406B43">
        <w:rPr>
          <w:rFonts w:ascii="Segoe UI" w:hAnsi="Segoe UI" w:cs="Segoe UI"/>
          <w:color w:val="000000"/>
          <w:sz w:val="32"/>
          <w:szCs w:val="32"/>
          <w:bdr w:val="none" w:sz="0" w:space="0" w:color="auto" w:frame="1"/>
        </w:rPr>
        <w:t>+salary);}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Style w:val="keyword"/>
          <w:rFonts w:ascii="Segoe UI" w:hAnsi="Segoe UI" w:cs="Segoe UI"/>
          <w:b/>
          <w:bCs/>
          <w:color w:val="006699"/>
          <w:sz w:val="32"/>
          <w:szCs w:val="32"/>
          <w:bdr w:val="none" w:sz="0" w:space="0" w:color="auto" w:frame="1"/>
        </w:rPr>
        <w:t>public</w:t>
      </w:r>
      <w:r w:rsidRPr="00406B43">
        <w:rPr>
          <w:rFonts w:ascii="Segoe UI" w:hAnsi="Segoe UI" w:cs="Segoe UI"/>
          <w:color w:val="000000"/>
          <w:sz w:val="32"/>
          <w:szCs w:val="32"/>
          <w:bdr w:val="none" w:sz="0" w:space="0" w:color="auto" w:frame="1"/>
        </w:rPr>
        <w:t> </w:t>
      </w:r>
      <w:r w:rsidRPr="00406B43">
        <w:rPr>
          <w:rStyle w:val="keyword"/>
          <w:rFonts w:ascii="Segoe UI" w:hAnsi="Segoe UI" w:cs="Segoe UI"/>
          <w:b/>
          <w:bCs/>
          <w:color w:val="006699"/>
          <w:sz w:val="32"/>
          <w:szCs w:val="32"/>
          <w:bdr w:val="none" w:sz="0" w:space="0" w:color="auto" w:frame="1"/>
        </w:rPr>
        <w:t>class</w:t>
      </w:r>
      <w:r w:rsidRPr="00406B43">
        <w:rPr>
          <w:rFonts w:ascii="Segoe UI" w:hAnsi="Segoe UI" w:cs="Segoe UI"/>
          <w:color w:val="000000"/>
          <w:sz w:val="32"/>
          <w:szCs w:val="32"/>
          <w:bdr w:val="none" w:sz="0" w:space="0" w:color="auto" w:frame="1"/>
        </w:rPr>
        <w:t> TestEmployee {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Style w:val="keyword"/>
          <w:rFonts w:ascii="Segoe UI" w:hAnsi="Segoe UI" w:cs="Segoe UI"/>
          <w:b/>
          <w:bCs/>
          <w:color w:val="006699"/>
          <w:sz w:val="32"/>
          <w:szCs w:val="32"/>
          <w:bdr w:val="none" w:sz="0" w:space="0" w:color="auto" w:frame="1"/>
        </w:rPr>
        <w:t>public</w:t>
      </w:r>
      <w:r w:rsidRPr="00406B43">
        <w:rPr>
          <w:rFonts w:ascii="Segoe UI" w:hAnsi="Segoe UI" w:cs="Segoe UI"/>
          <w:color w:val="000000"/>
          <w:sz w:val="32"/>
          <w:szCs w:val="32"/>
          <w:bdr w:val="none" w:sz="0" w:space="0" w:color="auto" w:frame="1"/>
        </w:rPr>
        <w:t> </w:t>
      </w:r>
      <w:r w:rsidRPr="00406B43">
        <w:rPr>
          <w:rStyle w:val="keyword"/>
          <w:rFonts w:ascii="Segoe UI" w:hAnsi="Segoe UI" w:cs="Segoe UI"/>
          <w:b/>
          <w:bCs/>
          <w:color w:val="006699"/>
          <w:sz w:val="32"/>
          <w:szCs w:val="32"/>
          <w:bdr w:val="none" w:sz="0" w:space="0" w:color="auto" w:frame="1"/>
        </w:rPr>
        <w:t>static</w:t>
      </w:r>
      <w:r w:rsidRPr="00406B43">
        <w:rPr>
          <w:rFonts w:ascii="Segoe UI" w:hAnsi="Segoe UI" w:cs="Segoe UI"/>
          <w:color w:val="000000"/>
          <w:sz w:val="32"/>
          <w:szCs w:val="32"/>
          <w:bdr w:val="none" w:sz="0" w:space="0" w:color="auto" w:frame="1"/>
        </w:rPr>
        <w:t> </w:t>
      </w:r>
      <w:r w:rsidRPr="00406B43">
        <w:rPr>
          <w:rStyle w:val="keyword"/>
          <w:rFonts w:ascii="Segoe UI" w:hAnsi="Segoe UI" w:cs="Segoe UI"/>
          <w:b/>
          <w:bCs/>
          <w:color w:val="006699"/>
          <w:sz w:val="32"/>
          <w:szCs w:val="32"/>
          <w:bdr w:val="none" w:sz="0" w:space="0" w:color="auto" w:frame="1"/>
        </w:rPr>
        <w:t>void</w:t>
      </w:r>
      <w:r w:rsidRPr="00406B43">
        <w:rPr>
          <w:rFonts w:ascii="Segoe UI" w:hAnsi="Segoe UI" w:cs="Segoe UI"/>
          <w:color w:val="000000"/>
          <w:sz w:val="32"/>
          <w:szCs w:val="32"/>
          <w:bdr w:val="none" w:sz="0" w:space="0" w:color="auto" w:frame="1"/>
        </w:rPr>
        <w:t> main(String[] args) {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Employee e1=</w:t>
      </w:r>
      <w:r w:rsidRPr="00406B43">
        <w:rPr>
          <w:rStyle w:val="keyword"/>
          <w:rFonts w:ascii="Segoe UI" w:hAnsi="Segoe UI" w:cs="Segoe UI"/>
          <w:b/>
          <w:bCs/>
          <w:color w:val="006699"/>
          <w:sz w:val="32"/>
          <w:szCs w:val="32"/>
          <w:bdr w:val="none" w:sz="0" w:space="0" w:color="auto" w:frame="1"/>
        </w:rPr>
        <w:t>new</w:t>
      </w:r>
      <w:r w:rsidRPr="00406B43">
        <w:rPr>
          <w:rFonts w:ascii="Segoe UI" w:hAnsi="Segoe UI" w:cs="Segoe UI"/>
          <w:color w:val="000000"/>
          <w:sz w:val="32"/>
          <w:szCs w:val="32"/>
          <w:bdr w:val="none" w:sz="0" w:space="0" w:color="auto" w:frame="1"/>
        </w:rPr>
        <w:t> Employee();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Employee e2=</w:t>
      </w:r>
      <w:r w:rsidRPr="00406B43">
        <w:rPr>
          <w:rStyle w:val="keyword"/>
          <w:rFonts w:ascii="Segoe UI" w:hAnsi="Segoe UI" w:cs="Segoe UI"/>
          <w:b/>
          <w:bCs/>
          <w:color w:val="006699"/>
          <w:sz w:val="32"/>
          <w:szCs w:val="32"/>
          <w:bdr w:val="none" w:sz="0" w:space="0" w:color="auto" w:frame="1"/>
        </w:rPr>
        <w:t>new</w:t>
      </w:r>
      <w:r w:rsidRPr="00406B43">
        <w:rPr>
          <w:rFonts w:ascii="Segoe UI" w:hAnsi="Segoe UI" w:cs="Segoe UI"/>
          <w:color w:val="000000"/>
          <w:sz w:val="32"/>
          <w:szCs w:val="32"/>
          <w:bdr w:val="none" w:sz="0" w:space="0" w:color="auto" w:frame="1"/>
        </w:rPr>
        <w:t> Employee();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Employee e3=</w:t>
      </w:r>
      <w:r w:rsidRPr="00406B43">
        <w:rPr>
          <w:rStyle w:val="keyword"/>
          <w:rFonts w:ascii="Segoe UI" w:hAnsi="Segoe UI" w:cs="Segoe UI"/>
          <w:b/>
          <w:bCs/>
          <w:color w:val="006699"/>
          <w:sz w:val="32"/>
          <w:szCs w:val="32"/>
          <w:bdr w:val="none" w:sz="0" w:space="0" w:color="auto" w:frame="1"/>
        </w:rPr>
        <w:t>new</w:t>
      </w:r>
      <w:r w:rsidRPr="00406B43">
        <w:rPr>
          <w:rFonts w:ascii="Segoe UI" w:hAnsi="Segoe UI" w:cs="Segoe UI"/>
          <w:color w:val="000000"/>
          <w:sz w:val="32"/>
          <w:szCs w:val="32"/>
          <w:bdr w:val="none" w:sz="0" w:space="0" w:color="auto" w:frame="1"/>
        </w:rPr>
        <w:t> Employee();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e1.insert(</w:t>
      </w:r>
      <w:r w:rsidRPr="00406B43">
        <w:rPr>
          <w:rStyle w:val="number"/>
          <w:rFonts w:ascii="Segoe UI" w:hAnsi="Segoe UI" w:cs="Segoe UI"/>
          <w:color w:val="C00000"/>
          <w:sz w:val="32"/>
          <w:szCs w:val="32"/>
          <w:bdr w:val="none" w:sz="0" w:space="0" w:color="auto" w:frame="1"/>
        </w:rPr>
        <w:t>101</w:t>
      </w:r>
      <w:r w:rsidRPr="00406B43">
        <w:rPr>
          <w:rFonts w:ascii="Segoe UI" w:hAnsi="Segoe UI" w:cs="Segoe UI"/>
          <w:color w:val="000000"/>
          <w:sz w:val="32"/>
          <w:szCs w:val="32"/>
          <w:bdr w:val="none" w:sz="0" w:space="0" w:color="auto" w:frame="1"/>
        </w:rPr>
        <w:t>,</w:t>
      </w:r>
      <w:r w:rsidRPr="00406B43">
        <w:rPr>
          <w:rStyle w:val="string"/>
          <w:rFonts w:ascii="Segoe UI" w:hAnsi="Segoe UI" w:cs="Segoe UI"/>
          <w:sz w:val="32"/>
          <w:szCs w:val="32"/>
          <w:bdr w:val="none" w:sz="0" w:space="0" w:color="auto" w:frame="1"/>
        </w:rPr>
        <w:t>"ajeet"</w:t>
      </w:r>
      <w:r w:rsidRPr="00406B43">
        <w:rPr>
          <w:rFonts w:ascii="Segoe UI" w:hAnsi="Segoe UI" w:cs="Segoe UI"/>
          <w:color w:val="000000"/>
          <w:sz w:val="32"/>
          <w:szCs w:val="32"/>
          <w:bdr w:val="none" w:sz="0" w:space="0" w:color="auto" w:frame="1"/>
        </w:rPr>
        <w:t>,</w:t>
      </w:r>
      <w:r w:rsidRPr="00406B43">
        <w:rPr>
          <w:rStyle w:val="number"/>
          <w:rFonts w:ascii="Segoe UI" w:hAnsi="Segoe UI" w:cs="Segoe UI"/>
          <w:color w:val="C00000"/>
          <w:sz w:val="32"/>
          <w:szCs w:val="32"/>
          <w:bdr w:val="none" w:sz="0" w:space="0" w:color="auto" w:frame="1"/>
        </w:rPr>
        <w:t>45000</w:t>
      </w:r>
      <w:r w:rsidRPr="00406B43">
        <w:rPr>
          <w:rFonts w:ascii="Segoe UI" w:hAnsi="Segoe UI" w:cs="Segoe UI"/>
          <w:color w:val="000000"/>
          <w:sz w:val="32"/>
          <w:szCs w:val="32"/>
          <w:bdr w:val="none" w:sz="0" w:space="0" w:color="auto" w:frame="1"/>
        </w:rPr>
        <w:t>);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e2.insert(</w:t>
      </w:r>
      <w:r w:rsidRPr="00406B43">
        <w:rPr>
          <w:rStyle w:val="number"/>
          <w:rFonts w:ascii="Segoe UI" w:hAnsi="Segoe UI" w:cs="Segoe UI"/>
          <w:color w:val="C00000"/>
          <w:sz w:val="32"/>
          <w:szCs w:val="32"/>
          <w:bdr w:val="none" w:sz="0" w:space="0" w:color="auto" w:frame="1"/>
        </w:rPr>
        <w:t>102</w:t>
      </w:r>
      <w:r w:rsidRPr="00406B43">
        <w:rPr>
          <w:rFonts w:ascii="Segoe UI" w:hAnsi="Segoe UI" w:cs="Segoe UI"/>
          <w:color w:val="000000"/>
          <w:sz w:val="32"/>
          <w:szCs w:val="32"/>
          <w:bdr w:val="none" w:sz="0" w:space="0" w:color="auto" w:frame="1"/>
        </w:rPr>
        <w:t>,</w:t>
      </w:r>
      <w:r w:rsidRPr="00406B43">
        <w:rPr>
          <w:rStyle w:val="string"/>
          <w:rFonts w:ascii="Segoe UI" w:hAnsi="Segoe UI" w:cs="Segoe UI"/>
          <w:sz w:val="32"/>
          <w:szCs w:val="32"/>
          <w:bdr w:val="none" w:sz="0" w:space="0" w:color="auto" w:frame="1"/>
        </w:rPr>
        <w:t>"irfan"</w:t>
      </w:r>
      <w:r w:rsidRPr="00406B43">
        <w:rPr>
          <w:rFonts w:ascii="Segoe UI" w:hAnsi="Segoe UI" w:cs="Segoe UI"/>
          <w:color w:val="000000"/>
          <w:sz w:val="32"/>
          <w:szCs w:val="32"/>
          <w:bdr w:val="none" w:sz="0" w:space="0" w:color="auto" w:frame="1"/>
        </w:rPr>
        <w:t>,</w:t>
      </w:r>
      <w:r w:rsidRPr="00406B43">
        <w:rPr>
          <w:rStyle w:val="number"/>
          <w:rFonts w:ascii="Segoe UI" w:hAnsi="Segoe UI" w:cs="Segoe UI"/>
          <w:color w:val="C00000"/>
          <w:sz w:val="32"/>
          <w:szCs w:val="32"/>
          <w:bdr w:val="none" w:sz="0" w:space="0" w:color="auto" w:frame="1"/>
        </w:rPr>
        <w:t>25000</w:t>
      </w:r>
      <w:r w:rsidRPr="00406B43">
        <w:rPr>
          <w:rFonts w:ascii="Segoe UI" w:hAnsi="Segoe UI" w:cs="Segoe UI"/>
          <w:color w:val="000000"/>
          <w:sz w:val="32"/>
          <w:szCs w:val="32"/>
          <w:bdr w:val="none" w:sz="0" w:space="0" w:color="auto" w:frame="1"/>
        </w:rPr>
        <w:t>);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e3.insert(</w:t>
      </w:r>
      <w:r w:rsidRPr="00406B43">
        <w:rPr>
          <w:rStyle w:val="number"/>
          <w:rFonts w:ascii="Segoe UI" w:hAnsi="Segoe UI" w:cs="Segoe UI"/>
          <w:color w:val="C00000"/>
          <w:sz w:val="32"/>
          <w:szCs w:val="32"/>
          <w:bdr w:val="none" w:sz="0" w:space="0" w:color="auto" w:frame="1"/>
        </w:rPr>
        <w:t>103</w:t>
      </w:r>
      <w:r w:rsidRPr="00406B43">
        <w:rPr>
          <w:rFonts w:ascii="Segoe UI" w:hAnsi="Segoe UI" w:cs="Segoe UI"/>
          <w:color w:val="000000"/>
          <w:sz w:val="32"/>
          <w:szCs w:val="32"/>
          <w:bdr w:val="none" w:sz="0" w:space="0" w:color="auto" w:frame="1"/>
        </w:rPr>
        <w:t>,</w:t>
      </w:r>
      <w:r w:rsidRPr="00406B43">
        <w:rPr>
          <w:rStyle w:val="string"/>
          <w:rFonts w:ascii="Segoe UI" w:hAnsi="Segoe UI" w:cs="Segoe UI"/>
          <w:sz w:val="32"/>
          <w:szCs w:val="32"/>
          <w:bdr w:val="none" w:sz="0" w:space="0" w:color="auto" w:frame="1"/>
        </w:rPr>
        <w:t>"nakul"</w:t>
      </w:r>
      <w:r w:rsidRPr="00406B43">
        <w:rPr>
          <w:rFonts w:ascii="Segoe UI" w:hAnsi="Segoe UI" w:cs="Segoe UI"/>
          <w:color w:val="000000"/>
          <w:sz w:val="32"/>
          <w:szCs w:val="32"/>
          <w:bdr w:val="none" w:sz="0" w:space="0" w:color="auto" w:frame="1"/>
        </w:rPr>
        <w:t>,</w:t>
      </w:r>
      <w:r w:rsidRPr="00406B43">
        <w:rPr>
          <w:rStyle w:val="number"/>
          <w:rFonts w:ascii="Segoe UI" w:hAnsi="Segoe UI" w:cs="Segoe UI"/>
          <w:color w:val="C00000"/>
          <w:sz w:val="32"/>
          <w:szCs w:val="32"/>
          <w:bdr w:val="none" w:sz="0" w:space="0" w:color="auto" w:frame="1"/>
        </w:rPr>
        <w:t>55000</w:t>
      </w:r>
      <w:r w:rsidRPr="00406B43">
        <w:rPr>
          <w:rFonts w:ascii="Segoe UI" w:hAnsi="Segoe UI" w:cs="Segoe UI"/>
          <w:color w:val="000000"/>
          <w:sz w:val="32"/>
          <w:szCs w:val="32"/>
          <w:bdr w:val="none" w:sz="0" w:space="0" w:color="auto" w:frame="1"/>
        </w:rPr>
        <w:t>);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e1.display();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e2.display();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e3.display();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w:t>
      </w:r>
    </w:p>
    <w:p w:rsidR="006B4705" w:rsidRPr="00406B43" w:rsidRDefault="006B4705" w:rsidP="000C79F0">
      <w:pPr>
        <w:numPr>
          <w:ilvl w:val="0"/>
          <w:numId w:val="7"/>
        </w:numPr>
        <w:spacing w:after="0" w:line="375" w:lineRule="atLeast"/>
        <w:ind w:left="0"/>
        <w:jc w:val="both"/>
        <w:rPr>
          <w:rFonts w:ascii="Segoe UI" w:hAnsi="Segoe UI" w:cs="Segoe UI"/>
          <w:color w:val="000000"/>
          <w:sz w:val="32"/>
          <w:szCs w:val="32"/>
        </w:rPr>
      </w:pPr>
      <w:r w:rsidRPr="00406B43">
        <w:rPr>
          <w:rFonts w:ascii="Segoe UI" w:hAnsi="Segoe UI" w:cs="Segoe UI"/>
          <w:color w:val="000000"/>
          <w:sz w:val="32"/>
          <w:szCs w:val="32"/>
          <w:bdr w:val="none" w:sz="0" w:space="0" w:color="auto" w:frame="1"/>
        </w:rPr>
        <w:t>}  </w:t>
      </w:r>
    </w:p>
    <w:p w:rsidR="006B4705" w:rsidRPr="00406B43" w:rsidRDefault="006B4705">
      <w:pPr>
        <w:rPr>
          <w:rFonts w:ascii="Segoe UI" w:hAnsi="Segoe UI" w:cs="Segoe UI"/>
          <w:color w:val="333333"/>
          <w:sz w:val="32"/>
          <w:szCs w:val="32"/>
          <w:shd w:val="clear" w:color="auto" w:fill="FFFFFF"/>
        </w:rPr>
      </w:pPr>
    </w:p>
    <w:p w:rsidR="00651831" w:rsidRPr="00406B43" w:rsidRDefault="00651831">
      <w:pPr>
        <w:rPr>
          <w:rFonts w:ascii="Segoe UI" w:hAnsi="Segoe UI" w:cs="Segoe UI"/>
          <w:color w:val="333333"/>
          <w:sz w:val="32"/>
          <w:szCs w:val="32"/>
          <w:shd w:val="clear" w:color="auto" w:fill="FFFFFF"/>
        </w:rPr>
      </w:pPr>
    </w:p>
    <w:p w:rsidR="00F6328D" w:rsidRPr="00406B43" w:rsidRDefault="00F6328D" w:rsidP="00F6328D">
      <w:pPr>
        <w:pStyle w:val="Heading2"/>
        <w:pBdr>
          <w:bottom w:val="single" w:sz="6" w:space="4" w:color="EAECEF"/>
        </w:pBdr>
        <w:shd w:val="clear" w:color="auto" w:fill="FFFFFF"/>
        <w:spacing w:before="360" w:after="240"/>
        <w:rPr>
          <w:rFonts w:ascii="Segoe UI" w:hAnsi="Segoe UI" w:cs="Segoe UI"/>
          <w:b/>
          <w:bCs/>
          <w:color w:val="24292E"/>
          <w:sz w:val="32"/>
          <w:szCs w:val="32"/>
        </w:rPr>
      </w:pPr>
      <w:r w:rsidRPr="00406B43">
        <w:rPr>
          <w:rFonts w:ascii="Segoe UI" w:hAnsi="Segoe UI" w:cs="Segoe UI"/>
          <w:b/>
          <w:bCs/>
          <w:color w:val="24292E"/>
          <w:sz w:val="32"/>
          <w:szCs w:val="32"/>
        </w:rPr>
        <w:t>java.lang.Object Class in Java</w:t>
      </w:r>
    </w:p>
    <w:p w:rsidR="00BE3B27" w:rsidRPr="00406B43" w:rsidRDefault="002E666D">
      <w:pPr>
        <w:rPr>
          <w:rFonts w:ascii="Segoe UI" w:hAnsi="Segoe UI" w:cs="Segoe UI"/>
          <w:color w:val="273239"/>
          <w:spacing w:val="2"/>
          <w:sz w:val="32"/>
          <w:szCs w:val="32"/>
          <w:shd w:val="clear" w:color="auto" w:fill="FFFFFF"/>
        </w:rPr>
      </w:pPr>
      <w:r w:rsidRPr="00406B43">
        <w:rPr>
          <w:rStyle w:val="Strong"/>
          <w:rFonts w:ascii="Segoe UI" w:hAnsi="Segoe UI" w:cs="Segoe UI"/>
          <w:color w:val="273239"/>
          <w:spacing w:val="2"/>
          <w:sz w:val="32"/>
          <w:szCs w:val="32"/>
          <w:bdr w:val="none" w:sz="0" w:space="0" w:color="auto" w:frame="1"/>
          <w:shd w:val="clear" w:color="auto" w:fill="FFFFFF"/>
        </w:rPr>
        <w:t>Object</w:t>
      </w:r>
      <w:r w:rsidRPr="00406B43">
        <w:rPr>
          <w:rFonts w:ascii="Segoe UI" w:hAnsi="Segoe UI" w:cs="Segoe UI"/>
          <w:color w:val="273239"/>
          <w:spacing w:val="2"/>
          <w:sz w:val="32"/>
          <w:szCs w:val="32"/>
          <w:shd w:val="clear" w:color="auto" w:fill="FFFFFF"/>
        </w:rPr>
        <w:t> class is present in </w:t>
      </w:r>
      <w:r w:rsidRPr="00406B43">
        <w:rPr>
          <w:rStyle w:val="Strong"/>
          <w:rFonts w:ascii="Segoe UI" w:hAnsi="Segoe UI" w:cs="Segoe UI"/>
          <w:color w:val="273239"/>
          <w:spacing w:val="2"/>
          <w:sz w:val="32"/>
          <w:szCs w:val="32"/>
          <w:bdr w:val="none" w:sz="0" w:space="0" w:color="auto" w:frame="1"/>
          <w:shd w:val="clear" w:color="auto" w:fill="FFFFFF"/>
        </w:rPr>
        <w:t>java.lang</w:t>
      </w:r>
      <w:r w:rsidRPr="00406B43">
        <w:rPr>
          <w:rFonts w:ascii="Segoe UI" w:hAnsi="Segoe UI" w:cs="Segoe UI"/>
          <w:color w:val="273239"/>
          <w:spacing w:val="2"/>
          <w:sz w:val="32"/>
          <w:szCs w:val="32"/>
          <w:shd w:val="clear" w:color="auto" w:fill="FFFFFF"/>
        </w:rPr>
        <w:t> package. Every class in Java is directly or indirectly derived from the </w:t>
      </w:r>
      <w:r w:rsidRPr="00406B43">
        <w:rPr>
          <w:rStyle w:val="Strong"/>
          <w:rFonts w:ascii="Segoe UI" w:hAnsi="Segoe UI" w:cs="Segoe UI"/>
          <w:color w:val="273239"/>
          <w:spacing w:val="2"/>
          <w:sz w:val="32"/>
          <w:szCs w:val="32"/>
          <w:bdr w:val="none" w:sz="0" w:space="0" w:color="auto" w:frame="1"/>
          <w:shd w:val="clear" w:color="auto" w:fill="FFFFFF"/>
        </w:rPr>
        <w:t>Object</w:t>
      </w:r>
      <w:r w:rsidRPr="00406B43">
        <w:rPr>
          <w:rFonts w:ascii="Segoe UI" w:hAnsi="Segoe UI" w:cs="Segoe UI"/>
          <w:color w:val="273239"/>
          <w:spacing w:val="2"/>
          <w:sz w:val="32"/>
          <w:szCs w:val="32"/>
          <w:shd w:val="clear" w:color="auto" w:fill="FFFFFF"/>
        </w:rPr>
        <w:t> class. If a class does not extend any other class then it is a direct child class of </w:t>
      </w:r>
      <w:r w:rsidRPr="00406B43">
        <w:rPr>
          <w:rStyle w:val="Strong"/>
          <w:rFonts w:ascii="Segoe UI" w:hAnsi="Segoe UI" w:cs="Segoe UI"/>
          <w:color w:val="273239"/>
          <w:spacing w:val="2"/>
          <w:sz w:val="32"/>
          <w:szCs w:val="32"/>
          <w:bdr w:val="none" w:sz="0" w:space="0" w:color="auto" w:frame="1"/>
          <w:shd w:val="clear" w:color="auto" w:fill="FFFFFF"/>
        </w:rPr>
        <w:t>Object</w:t>
      </w:r>
      <w:r w:rsidRPr="00406B43">
        <w:rPr>
          <w:rFonts w:ascii="Segoe UI" w:hAnsi="Segoe UI" w:cs="Segoe UI"/>
          <w:color w:val="273239"/>
          <w:spacing w:val="2"/>
          <w:sz w:val="32"/>
          <w:szCs w:val="32"/>
          <w:shd w:val="clear" w:color="auto" w:fill="FFFFFF"/>
        </w:rPr>
        <w:t> </w:t>
      </w:r>
      <w:r w:rsidR="00723156" w:rsidRPr="00406B43">
        <w:rPr>
          <w:rFonts w:ascii="Segoe UI" w:hAnsi="Segoe UI" w:cs="Segoe UI"/>
          <w:color w:val="273239"/>
          <w:spacing w:val="2"/>
          <w:sz w:val="32"/>
          <w:szCs w:val="32"/>
          <w:shd w:val="clear" w:color="auto" w:fill="FFFFFF"/>
        </w:rPr>
        <w:t xml:space="preserve"> </w:t>
      </w:r>
    </w:p>
    <w:p w:rsidR="002E666D" w:rsidRPr="00406B43" w:rsidRDefault="00723156">
      <w:pPr>
        <w:rPr>
          <w:rFonts w:ascii="Segoe UI" w:hAnsi="Segoe UI" w:cs="Segoe UI"/>
          <w:color w:val="273239"/>
          <w:spacing w:val="2"/>
          <w:sz w:val="32"/>
          <w:szCs w:val="32"/>
          <w:shd w:val="clear" w:color="auto" w:fill="FFFFFF"/>
        </w:rPr>
      </w:pPr>
      <w:r w:rsidRPr="00406B43">
        <w:rPr>
          <w:rFonts w:ascii="Segoe UI" w:hAnsi="Segoe UI" w:cs="Segoe UI"/>
          <w:color w:val="273239"/>
          <w:spacing w:val="2"/>
          <w:sz w:val="32"/>
          <w:szCs w:val="32"/>
          <w:shd w:val="clear" w:color="auto" w:fill="FFFFFF"/>
        </w:rPr>
        <w:t>11 meth</w:t>
      </w:r>
      <w:r w:rsidR="00AB35DA" w:rsidRPr="00406B43">
        <w:rPr>
          <w:rFonts w:ascii="Segoe UI" w:hAnsi="Segoe UI" w:cs="Segoe UI"/>
          <w:color w:val="273239"/>
          <w:spacing w:val="2"/>
          <w:sz w:val="32"/>
          <w:szCs w:val="32"/>
          <w:shd w:val="clear" w:color="auto" w:fill="FFFFFF"/>
        </w:rPr>
        <w:t>ods</w:t>
      </w:r>
      <w:r w:rsidRPr="00406B43">
        <w:rPr>
          <w:rFonts w:ascii="Segoe UI" w:hAnsi="Segoe UI" w:cs="Segoe UI"/>
          <w:color w:val="273239"/>
          <w:spacing w:val="2"/>
          <w:sz w:val="32"/>
          <w:szCs w:val="32"/>
          <w:shd w:val="clear" w:color="auto" w:fill="FFFFFF"/>
        </w:rPr>
        <w:t xml:space="preserve"> </w:t>
      </w:r>
    </w:p>
    <w:p w:rsidR="00723156" w:rsidRPr="00406B43" w:rsidRDefault="00723156">
      <w:pPr>
        <w:rPr>
          <w:rFonts w:ascii="Segoe UI" w:hAnsi="Segoe UI" w:cs="Segoe UI"/>
          <w:color w:val="333333"/>
          <w:sz w:val="32"/>
          <w:szCs w:val="32"/>
          <w:shd w:val="clear" w:color="auto" w:fill="FFFFFF"/>
        </w:rPr>
      </w:pPr>
      <w:r w:rsidRPr="00406B43">
        <w:rPr>
          <w:rFonts w:ascii="Segoe UI" w:hAnsi="Segoe UI" w:cs="Segoe UI"/>
          <w:noProof/>
          <w:sz w:val="32"/>
          <w:szCs w:val="32"/>
          <w:lang w:eastAsia="en-IN" w:bidi="hi-IN"/>
        </w:rPr>
        <w:lastRenderedPageBreak/>
        <w:drawing>
          <wp:inline distT="0" distB="0" distL="0" distR="0">
            <wp:extent cx="5731510" cy="2865755"/>
            <wp:effectExtent l="0" t="0" r="2540" b="0"/>
            <wp:docPr id="15"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2D6051" w:rsidRPr="00406B43" w:rsidRDefault="002D6051" w:rsidP="002D6051">
      <w:pPr>
        <w:pStyle w:val="Heading2"/>
        <w:shd w:val="clear" w:color="auto" w:fill="FFFFFF"/>
        <w:spacing w:before="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Using Object Class Methods</w:t>
      </w:r>
    </w:p>
    <w:p w:rsidR="002D6051" w:rsidRPr="00406B43" w:rsidRDefault="002D6051" w:rsidP="002D6051">
      <w:pPr>
        <w:pStyle w:val="NormalWeb"/>
        <w:shd w:val="clear" w:color="auto" w:fill="FFFFFF"/>
        <w:spacing w:before="0" w:beforeAutospacing="0" w:after="150" w:afterAutospacing="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The Object class provides multiple methods which are as follows:</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tostring() method</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hashCode() method</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equals(Object obj) method</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finalize() method</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getClass() method</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clone() method</w:t>
      </w:r>
    </w:p>
    <w:p w:rsidR="002D6051" w:rsidRPr="00406B43" w:rsidRDefault="002D6051" w:rsidP="000C79F0">
      <w:pPr>
        <w:numPr>
          <w:ilvl w:val="0"/>
          <w:numId w:val="9"/>
        </w:numPr>
        <w:shd w:val="clear" w:color="auto" w:fill="FFFFFF"/>
        <w:spacing w:after="0" w:line="240" w:lineRule="auto"/>
        <w:ind w:left="360"/>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wait(), notify() notifyAll() methods</w:t>
      </w:r>
    </w:p>
    <w:p w:rsidR="002D6051" w:rsidRDefault="0023383D">
      <w:pPr>
        <w:rPr>
          <w:rFonts w:ascii="Segoe UI" w:hAnsi="Segoe UI" w:cs="Segoe UI"/>
          <w:color w:val="333333"/>
          <w:sz w:val="32"/>
          <w:szCs w:val="32"/>
          <w:shd w:val="clear" w:color="auto" w:fill="FFFFFF"/>
        </w:rPr>
      </w:pPr>
      <w:r w:rsidRPr="00406B43">
        <w:rPr>
          <w:rFonts w:ascii="Segoe UI" w:hAnsi="Segoe UI" w:cs="Segoe UI"/>
          <w:noProof/>
          <w:sz w:val="32"/>
          <w:szCs w:val="32"/>
          <w:lang w:eastAsia="en-IN" w:bidi="hi-IN"/>
        </w:rPr>
        <w:lastRenderedPageBreak/>
        <w:drawing>
          <wp:inline distT="0" distB="0" distL="0" distR="0">
            <wp:extent cx="5731510" cy="4298633"/>
            <wp:effectExtent l="0" t="0" r="2540" b="6985"/>
            <wp:docPr id="16" name="Picture 16" descr="https://qph.cf2.quoracdn.net/main-qimg-13fcfc68032863c6254e9fff3c0ad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qph.cf2.quoracdn.net/main-qimg-13fcfc68032863c6254e9fff3c0ad7f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35079E" w:rsidRDefault="0035079E" w:rsidP="0035079E">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Access Modifiers in Java</w:t>
      </w:r>
    </w:p>
    <w:p w:rsidR="0035079E" w:rsidRDefault="00E41A78" w:rsidP="00F14B1E">
      <w:pPr>
        <w:jc w:val="both"/>
        <w:rPr>
          <w:rFonts w:ascii="Segoe UI" w:hAnsi="Segoe UI" w:cs="Segoe UI"/>
          <w:color w:val="333333"/>
          <w:sz w:val="32"/>
          <w:szCs w:val="32"/>
          <w:shd w:val="clear" w:color="auto" w:fill="FFFFFF"/>
        </w:rPr>
      </w:pPr>
      <w:r w:rsidRPr="00F14B1E">
        <w:rPr>
          <w:rFonts w:ascii="Segoe UI" w:hAnsi="Segoe UI" w:cs="Segoe UI"/>
          <w:color w:val="333333"/>
          <w:sz w:val="32"/>
          <w:szCs w:val="32"/>
          <w:shd w:val="clear" w:color="auto" w:fill="FFFFFF"/>
        </w:rPr>
        <w:t>There are two types of modifiers in Java: </w:t>
      </w:r>
      <w:r w:rsidRPr="00F14B1E">
        <w:rPr>
          <w:rStyle w:val="Strong"/>
          <w:rFonts w:ascii="Segoe UI" w:hAnsi="Segoe UI" w:cs="Segoe UI"/>
          <w:color w:val="333333"/>
          <w:sz w:val="32"/>
          <w:szCs w:val="32"/>
          <w:shd w:val="clear" w:color="auto" w:fill="FFFFFF"/>
        </w:rPr>
        <w:t>access modifiers</w:t>
      </w:r>
      <w:r w:rsidRPr="00F14B1E">
        <w:rPr>
          <w:rFonts w:ascii="Segoe UI" w:hAnsi="Segoe UI" w:cs="Segoe UI"/>
          <w:color w:val="333333"/>
          <w:sz w:val="32"/>
          <w:szCs w:val="32"/>
          <w:shd w:val="clear" w:color="auto" w:fill="FFFFFF"/>
        </w:rPr>
        <w:t> and </w:t>
      </w:r>
      <w:r w:rsidRPr="00F14B1E">
        <w:rPr>
          <w:rStyle w:val="Strong"/>
          <w:rFonts w:ascii="Segoe UI" w:hAnsi="Segoe UI" w:cs="Segoe UI"/>
          <w:color w:val="333333"/>
          <w:sz w:val="32"/>
          <w:szCs w:val="32"/>
          <w:shd w:val="clear" w:color="auto" w:fill="FFFFFF"/>
        </w:rPr>
        <w:t>non-access modifiers</w:t>
      </w:r>
      <w:r w:rsidRPr="00F14B1E">
        <w:rPr>
          <w:rFonts w:ascii="Segoe UI" w:hAnsi="Segoe UI" w:cs="Segoe UI"/>
          <w:color w:val="333333"/>
          <w:sz w:val="32"/>
          <w:szCs w:val="32"/>
          <w:shd w:val="clear" w:color="auto" w:fill="FFFFFF"/>
        </w:rPr>
        <w:t>.</w:t>
      </w:r>
    </w:p>
    <w:p w:rsidR="00F247E8" w:rsidRPr="00F14B1E" w:rsidRDefault="00F247E8" w:rsidP="00F14B1E">
      <w:pPr>
        <w:jc w:val="both"/>
        <w:rPr>
          <w:rFonts w:ascii="Segoe UI" w:hAnsi="Segoe UI" w:cs="Segoe UI"/>
          <w:color w:val="333333"/>
          <w:sz w:val="32"/>
          <w:szCs w:val="32"/>
          <w:shd w:val="clear" w:color="auto" w:fill="FFFFFF"/>
        </w:rPr>
      </w:pPr>
      <w:r>
        <w:rPr>
          <w:noProof/>
          <w:lang w:eastAsia="en-IN" w:bidi="hi-IN"/>
        </w:rPr>
        <w:drawing>
          <wp:inline distT="0" distB="0" distL="0" distR="0">
            <wp:extent cx="5731510" cy="3209646"/>
            <wp:effectExtent l="0" t="0" r="2540" b="0"/>
            <wp:docPr id="30" name="Picture 30" descr="https://media.geeksforgeeks.org/wp-content/uploads/20230201100201/AM-in-j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201100201/AM-in-jv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09646"/>
                    </a:xfrm>
                    <a:prstGeom prst="rect">
                      <a:avLst/>
                    </a:prstGeom>
                    <a:noFill/>
                    <a:ln>
                      <a:noFill/>
                    </a:ln>
                  </pic:spPr>
                </pic:pic>
              </a:graphicData>
            </a:graphic>
          </wp:inline>
        </w:drawing>
      </w:r>
    </w:p>
    <w:p w:rsidR="0035079E" w:rsidRPr="0035079E" w:rsidRDefault="0035079E" w:rsidP="000C79F0">
      <w:pPr>
        <w:numPr>
          <w:ilvl w:val="0"/>
          <w:numId w:val="30"/>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F14B1E">
        <w:rPr>
          <w:rFonts w:ascii="Segoe UI" w:eastAsia="Times New Roman" w:hAnsi="Segoe UI" w:cs="Segoe UI"/>
          <w:b/>
          <w:bCs/>
          <w:color w:val="000000"/>
          <w:sz w:val="32"/>
          <w:szCs w:val="32"/>
          <w:lang w:eastAsia="en-IN" w:bidi="hi-IN"/>
        </w:rPr>
        <w:lastRenderedPageBreak/>
        <w:t>Private</w:t>
      </w:r>
      <w:r w:rsidRPr="0035079E">
        <w:rPr>
          <w:rFonts w:ascii="Segoe UI" w:eastAsia="Times New Roman" w:hAnsi="Segoe UI" w:cs="Segoe UI"/>
          <w:color w:val="000000"/>
          <w:sz w:val="32"/>
          <w:szCs w:val="32"/>
          <w:lang w:eastAsia="en-IN" w:bidi="hi-IN"/>
        </w:rPr>
        <w:t>: The access level of a private modifier is only within the class. It cannot be accessed from outside the class.</w:t>
      </w:r>
    </w:p>
    <w:p w:rsidR="0035079E" w:rsidRPr="0035079E" w:rsidRDefault="0035079E" w:rsidP="000C79F0">
      <w:pPr>
        <w:numPr>
          <w:ilvl w:val="0"/>
          <w:numId w:val="30"/>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F14B1E">
        <w:rPr>
          <w:rFonts w:ascii="Segoe UI" w:eastAsia="Times New Roman" w:hAnsi="Segoe UI" w:cs="Segoe UI"/>
          <w:b/>
          <w:bCs/>
          <w:color w:val="000000"/>
          <w:sz w:val="32"/>
          <w:szCs w:val="32"/>
          <w:lang w:eastAsia="en-IN" w:bidi="hi-IN"/>
        </w:rPr>
        <w:t>Default</w:t>
      </w:r>
      <w:r w:rsidRPr="0035079E">
        <w:rPr>
          <w:rFonts w:ascii="Segoe UI" w:eastAsia="Times New Roman" w:hAnsi="Segoe UI" w:cs="Segoe UI"/>
          <w:color w:val="000000"/>
          <w:sz w:val="32"/>
          <w:szCs w:val="32"/>
          <w:lang w:eastAsia="en-IN" w:bidi="hi-IN"/>
        </w:rPr>
        <w:t>: The access level of a default modifier is only within the package. It cannot be accessed from outside the package. If you do not specify any access level, it will be the default.</w:t>
      </w:r>
    </w:p>
    <w:p w:rsidR="0035079E" w:rsidRPr="0035079E" w:rsidRDefault="0035079E" w:rsidP="000C79F0">
      <w:pPr>
        <w:numPr>
          <w:ilvl w:val="0"/>
          <w:numId w:val="30"/>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F14B1E">
        <w:rPr>
          <w:rFonts w:ascii="Segoe UI" w:eastAsia="Times New Roman" w:hAnsi="Segoe UI" w:cs="Segoe UI"/>
          <w:b/>
          <w:bCs/>
          <w:color w:val="000000"/>
          <w:sz w:val="32"/>
          <w:szCs w:val="32"/>
          <w:lang w:eastAsia="en-IN" w:bidi="hi-IN"/>
        </w:rPr>
        <w:t>Protected</w:t>
      </w:r>
      <w:r w:rsidRPr="0035079E">
        <w:rPr>
          <w:rFonts w:ascii="Segoe UI" w:eastAsia="Times New Roman" w:hAnsi="Segoe UI" w:cs="Segoe UI"/>
          <w:color w:val="000000"/>
          <w:sz w:val="32"/>
          <w:szCs w:val="32"/>
          <w:lang w:eastAsia="en-IN" w:bidi="hi-IN"/>
        </w:rPr>
        <w:t>: The access level of a protected modifier is within the package and outside the package through child class. If you do not make the child class, it cannot be accessed from outside the package.</w:t>
      </w:r>
    </w:p>
    <w:p w:rsidR="0016478C" w:rsidRDefault="0035079E" w:rsidP="000C79F0">
      <w:pPr>
        <w:numPr>
          <w:ilvl w:val="0"/>
          <w:numId w:val="30"/>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F14B1E">
        <w:rPr>
          <w:rFonts w:ascii="Segoe UI" w:eastAsia="Times New Roman" w:hAnsi="Segoe UI" w:cs="Segoe UI"/>
          <w:b/>
          <w:bCs/>
          <w:color w:val="000000"/>
          <w:sz w:val="32"/>
          <w:szCs w:val="32"/>
          <w:lang w:eastAsia="en-IN" w:bidi="hi-IN"/>
        </w:rPr>
        <w:t>Public</w:t>
      </w:r>
      <w:r w:rsidRPr="0035079E">
        <w:rPr>
          <w:rFonts w:ascii="Segoe UI" w:eastAsia="Times New Roman" w:hAnsi="Segoe UI" w:cs="Segoe UI"/>
          <w:color w:val="000000"/>
          <w:sz w:val="32"/>
          <w:szCs w:val="32"/>
          <w:lang w:eastAsia="en-IN" w:bidi="hi-IN"/>
        </w:rPr>
        <w:t>: The access level of a public modifier is everywhere. It can be accessed from within the class, outside the class, within the package and outside the package.</w:t>
      </w:r>
    </w:p>
    <w:p w:rsidR="008A31F7" w:rsidRDefault="008A31F7" w:rsidP="008A31F7">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p>
    <w:tbl>
      <w:tblPr>
        <w:tblW w:w="11400" w:type="dxa"/>
        <w:jc w:val="center"/>
        <w:shd w:val="clear" w:color="auto" w:fill="F8FAFF"/>
        <w:tblCellMar>
          <w:left w:w="0" w:type="dxa"/>
          <w:right w:w="0" w:type="dxa"/>
        </w:tblCellMar>
        <w:tblLook w:val="04A0" w:firstRow="1" w:lastRow="0" w:firstColumn="1" w:lastColumn="0" w:noHBand="0" w:noVBand="1"/>
      </w:tblPr>
      <w:tblGrid>
        <w:gridCol w:w="2090"/>
        <w:gridCol w:w="9310"/>
      </w:tblGrid>
      <w:tr w:rsidR="008A31F7" w:rsidRPr="008A31F7" w:rsidTr="008A31F7">
        <w:trPr>
          <w:jc w:val="center"/>
        </w:trPr>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b/>
                <w:bCs/>
                <w:color w:val="25265E"/>
                <w:sz w:val="32"/>
                <w:szCs w:val="32"/>
                <w:lang w:eastAsia="en-IN" w:bidi="hi-IN"/>
              </w:rPr>
              <w:t>Modifier</w:t>
            </w:r>
          </w:p>
        </w:tc>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b/>
                <w:bCs/>
                <w:color w:val="25265E"/>
                <w:sz w:val="32"/>
                <w:szCs w:val="32"/>
                <w:lang w:eastAsia="en-IN" w:bidi="hi-IN"/>
              </w:rPr>
              <w:t>Description</w:t>
            </w:r>
          </w:p>
        </w:tc>
      </w:tr>
      <w:tr w:rsidR="008A31F7" w:rsidRPr="008A31F7" w:rsidTr="008A31F7">
        <w:trPr>
          <w:jc w:val="center"/>
        </w:trPr>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Default</w:t>
            </w:r>
          </w:p>
        </w:tc>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declarations are visible only within the package (package private)</w:t>
            </w:r>
          </w:p>
        </w:tc>
      </w:tr>
      <w:tr w:rsidR="008A31F7" w:rsidRPr="008A31F7" w:rsidTr="008A31F7">
        <w:trPr>
          <w:jc w:val="center"/>
        </w:trPr>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Private</w:t>
            </w:r>
          </w:p>
        </w:tc>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declarations are visible within the class only</w:t>
            </w:r>
          </w:p>
        </w:tc>
      </w:tr>
      <w:tr w:rsidR="008A31F7" w:rsidRPr="008A31F7" w:rsidTr="008A31F7">
        <w:trPr>
          <w:jc w:val="center"/>
        </w:trPr>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Protected</w:t>
            </w:r>
          </w:p>
        </w:tc>
        <w:tc>
          <w:tcPr>
            <w:tcW w:w="0" w:type="auto"/>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declarations are visible within the package or all subclasses</w:t>
            </w:r>
          </w:p>
        </w:tc>
      </w:tr>
      <w:tr w:rsidR="008A31F7" w:rsidRPr="008A31F7" w:rsidTr="008A31F7">
        <w:trPr>
          <w:jc w:val="center"/>
        </w:trPr>
        <w:tc>
          <w:tcPr>
            <w:tcW w:w="0" w:type="auto"/>
            <w:tcBorders>
              <w:bottom w:val="nil"/>
            </w:tcBorders>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Public</w:t>
            </w:r>
          </w:p>
        </w:tc>
        <w:tc>
          <w:tcPr>
            <w:tcW w:w="0" w:type="auto"/>
            <w:tcBorders>
              <w:bottom w:val="nil"/>
            </w:tcBorders>
            <w:shd w:val="clear" w:color="auto" w:fill="F8FAFF"/>
            <w:tcMar>
              <w:top w:w="180" w:type="dxa"/>
              <w:left w:w="360" w:type="dxa"/>
              <w:bottom w:w="180" w:type="dxa"/>
              <w:right w:w="360" w:type="dxa"/>
            </w:tcMar>
            <w:vAlign w:val="center"/>
            <w:hideMark/>
          </w:tcPr>
          <w:p w:rsidR="008A31F7" w:rsidRPr="008A31F7" w:rsidRDefault="008A31F7" w:rsidP="008A31F7">
            <w:pPr>
              <w:spacing w:after="0" w:line="240" w:lineRule="auto"/>
              <w:rPr>
                <w:rFonts w:ascii="Arial" w:eastAsia="Times New Roman" w:hAnsi="Arial" w:cs="Arial"/>
                <w:color w:val="25265E"/>
                <w:sz w:val="32"/>
                <w:szCs w:val="32"/>
                <w:lang w:eastAsia="en-IN" w:bidi="hi-IN"/>
              </w:rPr>
            </w:pPr>
            <w:r w:rsidRPr="008A31F7">
              <w:rPr>
                <w:rFonts w:ascii="Arial" w:eastAsia="Times New Roman" w:hAnsi="Arial" w:cs="Arial"/>
                <w:color w:val="25265E"/>
                <w:sz w:val="32"/>
                <w:szCs w:val="32"/>
                <w:lang w:eastAsia="en-IN" w:bidi="hi-IN"/>
              </w:rPr>
              <w:t>declarations are visible everywhere</w:t>
            </w:r>
          </w:p>
        </w:tc>
      </w:tr>
    </w:tbl>
    <w:p w:rsidR="008A31F7" w:rsidRDefault="008A31F7" w:rsidP="008A31F7">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p>
    <w:p w:rsidR="009627C5" w:rsidRDefault="009627C5" w:rsidP="008A31F7">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p>
    <w:p w:rsidR="009627C5" w:rsidRDefault="009627C5" w:rsidP="008A31F7">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p>
    <w:p w:rsidR="009627C5" w:rsidRDefault="009627C5" w:rsidP="008A31F7">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p>
    <w:tbl>
      <w:tblPr>
        <w:tblW w:w="11099" w:type="dxa"/>
        <w:tblInd w:w="-103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4"/>
        <w:gridCol w:w="1566"/>
        <w:gridCol w:w="1928"/>
        <w:gridCol w:w="3580"/>
        <w:gridCol w:w="2001"/>
      </w:tblGrid>
      <w:tr w:rsidR="009627C5" w:rsidRPr="009627C5" w:rsidTr="00117A4E">
        <w:tc>
          <w:tcPr>
            <w:tcW w:w="0" w:type="auto"/>
            <w:shd w:val="clear" w:color="auto" w:fill="C7CCBE"/>
            <w:tcMar>
              <w:top w:w="180" w:type="dxa"/>
              <w:left w:w="180" w:type="dxa"/>
              <w:bottom w:w="180" w:type="dxa"/>
              <w:right w:w="180" w:type="dxa"/>
            </w:tcMar>
            <w:hideMark/>
          </w:tcPr>
          <w:p w:rsidR="009627C5" w:rsidRPr="009627C5" w:rsidRDefault="009627C5" w:rsidP="00117A4E">
            <w:pPr>
              <w:spacing w:before="120" w:after="100" w:afterAutospacing="1" w:line="240" w:lineRule="auto"/>
              <w:rPr>
                <w:rFonts w:ascii="Times New Roman" w:eastAsia="Times New Roman" w:hAnsi="Times New Roman" w:cs="Times New Roman"/>
                <w:b/>
                <w:bCs/>
                <w:color w:val="000000"/>
                <w:sz w:val="26"/>
                <w:szCs w:val="26"/>
                <w:lang w:eastAsia="en-IN" w:bidi="hi-IN"/>
              </w:rPr>
            </w:pPr>
            <w:r w:rsidRPr="009627C5">
              <w:rPr>
                <w:rFonts w:ascii="Times New Roman" w:eastAsia="Times New Roman" w:hAnsi="Times New Roman" w:cs="Times New Roman"/>
                <w:b/>
                <w:bCs/>
                <w:color w:val="000000"/>
                <w:sz w:val="26"/>
                <w:szCs w:val="26"/>
                <w:lang w:eastAsia="en-IN" w:bidi="hi-IN"/>
              </w:rPr>
              <w:lastRenderedPageBreak/>
              <w:t>Access Modifier</w:t>
            </w:r>
          </w:p>
        </w:tc>
        <w:tc>
          <w:tcPr>
            <w:tcW w:w="0" w:type="auto"/>
            <w:shd w:val="clear" w:color="auto" w:fill="C7CCBE"/>
            <w:tcMar>
              <w:top w:w="180" w:type="dxa"/>
              <w:left w:w="180" w:type="dxa"/>
              <w:bottom w:w="180" w:type="dxa"/>
              <w:right w:w="180" w:type="dxa"/>
            </w:tcMar>
            <w:hideMark/>
          </w:tcPr>
          <w:p w:rsidR="009627C5" w:rsidRPr="009627C5" w:rsidRDefault="009627C5" w:rsidP="00117A4E">
            <w:pPr>
              <w:spacing w:before="120" w:after="100" w:afterAutospacing="1" w:line="240" w:lineRule="auto"/>
              <w:rPr>
                <w:rFonts w:ascii="Times New Roman" w:eastAsia="Times New Roman" w:hAnsi="Times New Roman" w:cs="Times New Roman"/>
                <w:b/>
                <w:bCs/>
                <w:color w:val="000000"/>
                <w:sz w:val="26"/>
                <w:szCs w:val="26"/>
                <w:lang w:eastAsia="en-IN" w:bidi="hi-IN"/>
              </w:rPr>
            </w:pPr>
            <w:r w:rsidRPr="009627C5">
              <w:rPr>
                <w:rFonts w:ascii="Times New Roman" w:eastAsia="Times New Roman" w:hAnsi="Times New Roman" w:cs="Times New Roman"/>
                <w:b/>
                <w:bCs/>
                <w:color w:val="000000"/>
                <w:sz w:val="26"/>
                <w:szCs w:val="26"/>
                <w:lang w:eastAsia="en-IN" w:bidi="hi-IN"/>
              </w:rPr>
              <w:t>within class</w:t>
            </w:r>
          </w:p>
        </w:tc>
        <w:tc>
          <w:tcPr>
            <w:tcW w:w="0" w:type="auto"/>
            <w:shd w:val="clear" w:color="auto" w:fill="C7CCBE"/>
            <w:tcMar>
              <w:top w:w="180" w:type="dxa"/>
              <w:left w:w="180" w:type="dxa"/>
              <w:bottom w:w="180" w:type="dxa"/>
              <w:right w:w="180" w:type="dxa"/>
            </w:tcMar>
            <w:hideMark/>
          </w:tcPr>
          <w:p w:rsidR="009627C5" w:rsidRPr="009627C5" w:rsidRDefault="009627C5" w:rsidP="00117A4E">
            <w:pPr>
              <w:spacing w:before="120" w:after="100" w:afterAutospacing="1" w:line="240" w:lineRule="auto"/>
              <w:rPr>
                <w:rFonts w:ascii="Times New Roman" w:eastAsia="Times New Roman" w:hAnsi="Times New Roman" w:cs="Times New Roman"/>
                <w:b/>
                <w:bCs/>
                <w:color w:val="000000"/>
                <w:sz w:val="26"/>
                <w:szCs w:val="26"/>
                <w:lang w:eastAsia="en-IN" w:bidi="hi-IN"/>
              </w:rPr>
            </w:pPr>
            <w:r w:rsidRPr="009627C5">
              <w:rPr>
                <w:rFonts w:ascii="Times New Roman" w:eastAsia="Times New Roman" w:hAnsi="Times New Roman" w:cs="Times New Roman"/>
                <w:b/>
                <w:bCs/>
                <w:color w:val="000000"/>
                <w:sz w:val="26"/>
                <w:szCs w:val="26"/>
                <w:lang w:eastAsia="en-IN" w:bidi="hi-IN"/>
              </w:rPr>
              <w:t>within package</w:t>
            </w:r>
          </w:p>
        </w:tc>
        <w:tc>
          <w:tcPr>
            <w:tcW w:w="0" w:type="auto"/>
            <w:shd w:val="clear" w:color="auto" w:fill="C7CCBE"/>
            <w:tcMar>
              <w:top w:w="180" w:type="dxa"/>
              <w:left w:w="180" w:type="dxa"/>
              <w:bottom w:w="180" w:type="dxa"/>
              <w:right w:w="180" w:type="dxa"/>
            </w:tcMar>
            <w:hideMark/>
          </w:tcPr>
          <w:p w:rsidR="009627C5" w:rsidRPr="009627C5" w:rsidRDefault="009627C5" w:rsidP="00117A4E">
            <w:pPr>
              <w:spacing w:before="120" w:after="100" w:afterAutospacing="1" w:line="240" w:lineRule="auto"/>
              <w:rPr>
                <w:rFonts w:ascii="Times New Roman" w:eastAsia="Times New Roman" w:hAnsi="Times New Roman" w:cs="Times New Roman"/>
                <w:b/>
                <w:bCs/>
                <w:color w:val="000000"/>
                <w:sz w:val="26"/>
                <w:szCs w:val="26"/>
                <w:lang w:eastAsia="en-IN" w:bidi="hi-IN"/>
              </w:rPr>
            </w:pPr>
            <w:r w:rsidRPr="009627C5">
              <w:rPr>
                <w:rFonts w:ascii="Times New Roman" w:eastAsia="Times New Roman" w:hAnsi="Times New Roman" w:cs="Times New Roman"/>
                <w:b/>
                <w:bCs/>
                <w:color w:val="000000"/>
                <w:sz w:val="26"/>
                <w:szCs w:val="26"/>
                <w:lang w:eastAsia="en-IN" w:bidi="hi-IN"/>
              </w:rPr>
              <w:t>outside package by subclass only</w:t>
            </w:r>
          </w:p>
        </w:tc>
        <w:tc>
          <w:tcPr>
            <w:tcW w:w="0" w:type="auto"/>
            <w:shd w:val="clear" w:color="auto" w:fill="C7CCBE"/>
            <w:tcMar>
              <w:top w:w="180" w:type="dxa"/>
              <w:left w:w="180" w:type="dxa"/>
              <w:bottom w:w="180" w:type="dxa"/>
              <w:right w:w="180" w:type="dxa"/>
            </w:tcMar>
            <w:hideMark/>
          </w:tcPr>
          <w:p w:rsidR="009627C5" w:rsidRPr="009627C5" w:rsidRDefault="009627C5" w:rsidP="00117A4E">
            <w:pPr>
              <w:spacing w:before="120" w:after="100" w:afterAutospacing="1" w:line="240" w:lineRule="auto"/>
              <w:rPr>
                <w:rFonts w:ascii="Times New Roman" w:eastAsia="Times New Roman" w:hAnsi="Times New Roman" w:cs="Times New Roman"/>
                <w:b/>
                <w:bCs/>
                <w:color w:val="000000"/>
                <w:sz w:val="26"/>
                <w:szCs w:val="26"/>
                <w:lang w:eastAsia="en-IN" w:bidi="hi-IN"/>
              </w:rPr>
            </w:pPr>
            <w:r w:rsidRPr="009627C5">
              <w:rPr>
                <w:rFonts w:ascii="Times New Roman" w:eastAsia="Times New Roman" w:hAnsi="Times New Roman" w:cs="Times New Roman"/>
                <w:b/>
                <w:bCs/>
                <w:color w:val="000000"/>
                <w:sz w:val="26"/>
                <w:szCs w:val="26"/>
                <w:lang w:eastAsia="en-IN" w:bidi="hi-IN"/>
              </w:rPr>
              <w:t>outside package</w:t>
            </w:r>
          </w:p>
        </w:tc>
      </w:tr>
      <w:tr w:rsidR="009627C5" w:rsidRPr="009627C5" w:rsidTr="00117A4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b/>
                <w:bCs/>
                <w:color w:val="333333"/>
                <w:sz w:val="24"/>
                <w:szCs w:val="24"/>
                <w:lang w:eastAsia="en-IN" w:bidi="hi-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N</w:t>
            </w:r>
          </w:p>
        </w:tc>
      </w:tr>
      <w:tr w:rsidR="009627C5" w:rsidRPr="009627C5" w:rsidTr="00117A4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b/>
                <w:bCs/>
                <w:color w:val="333333"/>
                <w:sz w:val="24"/>
                <w:szCs w:val="24"/>
                <w:lang w:eastAsia="en-IN" w:bidi="hi-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N</w:t>
            </w:r>
          </w:p>
        </w:tc>
      </w:tr>
      <w:tr w:rsidR="009627C5" w:rsidRPr="009627C5" w:rsidTr="00117A4E">
        <w:trPr>
          <w:trHeight w:val="5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b/>
                <w:bCs/>
                <w:color w:val="333333"/>
                <w:sz w:val="24"/>
                <w:szCs w:val="24"/>
                <w:lang w:eastAsia="en-IN" w:bidi="hi-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N</w:t>
            </w:r>
          </w:p>
        </w:tc>
      </w:tr>
      <w:tr w:rsidR="009627C5" w:rsidRPr="009627C5" w:rsidTr="00117A4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b/>
                <w:bCs/>
                <w:color w:val="333333"/>
                <w:sz w:val="24"/>
                <w:szCs w:val="24"/>
                <w:lang w:eastAsia="en-IN" w:bidi="hi-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27C5" w:rsidRPr="009627C5" w:rsidRDefault="009627C5" w:rsidP="00117A4E">
            <w:pPr>
              <w:spacing w:before="120" w:after="100" w:afterAutospacing="1" w:line="240" w:lineRule="auto"/>
              <w:jc w:val="both"/>
              <w:rPr>
                <w:rFonts w:ascii="Segoe UI" w:eastAsia="Times New Roman" w:hAnsi="Segoe UI" w:cs="Segoe UI"/>
                <w:color w:val="333333"/>
                <w:sz w:val="24"/>
                <w:szCs w:val="24"/>
                <w:lang w:eastAsia="en-IN" w:bidi="hi-IN"/>
              </w:rPr>
            </w:pPr>
            <w:r w:rsidRPr="009627C5">
              <w:rPr>
                <w:rFonts w:ascii="Segoe UI" w:eastAsia="Times New Roman" w:hAnsi="Segoe UI" w:cs="Segoe UI"/>
                <w:color w:val="333333"/>
                <w:sz w:val="24"/>
                <w:szCs w:val="24"/>
                <w:lang w:eastAsia="en-IN" w:bidi="hi-IN"/>
              </w:rPr>
              <w:t>Y</w:t>
            </w:r>
          </w:p>
        </w:tc>
      </w:tr>
    </w:tbl>
    <w:p w:rsidR="009627C5" w:rsidRPr="0035079E" w:rsidRDefault="009627C5" w:rsidP="008A31F7">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E6C07B"/>
          <w:sz w:val="21"/>
          <w:szCs w:val="21"/>
          <w:bdr w:val="none" w:sz="0" w:space="0" w:color="auto" w:frame="1"/>
          <w:shd w:val="clear" w:color="auto" w:fill="383B40"/>
        </w:rPr>
        <w:t>Data</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private variable</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private</w:t>
      </w:r>
      <w:r>
        <w:rPr>
          <w:rStyle w:val="HTMLCode"/>
          <w:rFonts w:ascii="Consolas" w:eastAsiaTheme="majorEastAsia" w:hAnsi="Consolas"/>
          <w:color w:val="D3D3D3"/>
          <w:sz w:val="21"/>
          <w:szCs w:val="21"/>
          <w:bdr w:val="none" w:sz="0" w:space="0" w:color="auto" w:frame="1"/>
          <w:shd w:val="clear" w:color="auto" w:fill="383B40"/>
        </w:rPr>
        <w:t xml:space="preserve"> String name;</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public</w:t>
      </w: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E6C07B"/>
          <w:sz w:val="21"/>
          <w:szCs w:val="21"/>
          <w:bdr w:val="none" w:sz="0" w:space="0" w:color="auto" w:frame="1"/>
          <w:shd w:val="clear" w:color="auto" w:fill="383B40"/>
        </w:rPr>
        <w:t>Main</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main)</w:t>
      </w:r>
      <w:r>
        <w:rPr>
          <w:rStyle w:val="HTMLCode"/>
          <w:rFonts w:ascii="Consolas" w:eastAsiaTheme="majorEastAsia" w:hAnsi="Consolas"/>
          <w:color w:val="D3D3D3"/>
          <w:sz w:val="21"/>
          <w:szCs w:val="21"/>
          <w:bdr w:val="none" w:sz="0" w:space="0" w:color="auto" w:frame="1"/>
          <w:shd w:val="clear" w:color="auto" w:fill="383B40"/>
        </w:rPr>
        <w:t>{</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an object of Data</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Data d = </w:t>
      </w:r>
      <w:r>
        <w:rPr>
          <w:rStyle w:val="hljs-keyword"/>
          <w:rFonts w:ascii="Consolas" w:hAnsi="Consolas"/>
          <w:color w:val="C678DD"/>
          <w:sz w:val="21"/>
          <w:szCs w:val="21"/>
          <w:bdr w:val="none" w:sz="0" w:space="0" w:color="auto" w:frame="1"/>
          <w:shd w:val="clear" w:color="auto" w:fill="383B40"/>
        </w:rPr>
        <w:t>new</w:t>
      </w:r>
      <w:r>
        <w:rPr>
          <w:rStyle w:val="HTMLCode"/>
          <w:rFonts w:ascii="Consolas" w:eastAsiaTheme="majorEastAsia" w:hAnsi="Consolas"/>
          <w:color w:val="D3D3D3"/>
          <w:sz w:val="21"/>
          <w:szCs w:val="21"/>
          <w:bdr w:val="none" w:sz="0" w:space="0" w:color="auto" w:frame="1"/>
          <w:shd w:val="clear" w:color="auto" w:fill="383B40"/>
        </w:rPr>
        <w:t xml:space="preserve"> Data();</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access private variable and field from another class</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d.name = </w:t>
      </w:r>
      <w:r>
        <w:rPr>
          <w:rStyle w:val="hljs-string"/>
          <w:rFonts w:ascii="Consolas" w:eastAsiaTheme="majorEastAsia" w:hAnsi="Consolas"/>
          <w:color w:val="98C379"/>
          <w:sz w:val="21"/>
          <w:szCs w:val="21"/>
          <w:bdr w:val="none" w:sz="0" w:space="0" w:color="auto" w:frame="1"/>
          <w:shd w:val="clear" w:color="auto" w:fill="383B40"/>
        </w:rPr>
        <w:t>"Programiz"</w:t>
      </w:r>
      <w:r>
        <w:rPr>
          <w:rStyle w:val="HTMLCode"/>
          <w:rFonts w:ascii="Consolas" w:eastAsiaTheme="majorEastAsia" w:hAnsi="Consolas"/>
          <w:color w:val="D3D3D3"/>
          <w:sz w:val="21"/>
          <w:szCs w:val="21"/>
          <w:bdr w:val="none" w:sz="0" w:space="0" w:color="auto" w:frame="1"/>
          <w:shd w:val="clear" w:color="auto" w:fill="383B40"/>
        </w:rPr>
        <w:t>;</w:t>
      </w:r>
    </w:p>
    <w:p w:rsidR="001E46E9" w:rsidRDefault="001E46E9" w:rsidP="000C79F0">
      <w:pPr>
        <w:pStyle w:val="HTMLPreformatted"/>
        <w:numPr>
          <w:ilvl w:val="0"/>
          <w:numId w:val="30"/>
        </w:numP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p>
    <w:p w:rsidR="001E46E9" w:rsidRDefault="001E46E9" w:rsidP="000C79F0">
      <w:pPr>
        <w:pStyle w:val="HTMLPreformatted"/>
        <w:numPr>
          <w:ilvl w:val="0"/>
          <w:numId w:val="30"/>
        </w:numPr>
        <w:shd w:val="clear" w:color="auto" w:fill="383B40"/>
        <w:spacing w:line="300" w:lineRule="atLeast"/>
        <w:rPr>
          <w:rFonts w:ascii="Consolas" w:hAnsi="Consolas"/>
          <w:color w:val="D5D5D5"/>
          <w:sz w:val="21"/>
          <w:szCs w:val="21"/>
        </w:rPr>
      </w:pPr>
      <w:r>
        <w:rPr>
          <w:rStyle w:val="HTMLCode"/>
          <w:rFonts w:ascii="Consolas" w:eastAsiaTheme="majorEastAsia" w:hAnsi="Consolas"/>
          <w:color w:val="D3D3D3"/>
          <w:sz w:val="21"/>
          <w:szCs w:val="21"/>
          <w:bdr w:val="none" w:sz="0" w:space="0" w:color="auto" w:frame="1"/>
          <w:shd w:val="clear" w:color="auto" w:fill="383B40"/>
        </w:rPr>
        <w:t>}</w:t>
      </w:r>
    </w:p>
    <w:p w:rsidR="00851091" w:rsidRPr="00406B43" w:rsidRDefault="00851091">
      <w:pPr>
        <w:rPr>
          <w:rFonts w:ascii="Segoe UI" w:hAnsi="Segoe UI" w:cs="Segoe UI"/>
          <w:color w:val="333333"/>
          <w:sz w:val="32"/>
          <w:szCs w:val="32"/>
          <w:shd w:val="clear" w:color="auto" w:fill="FFFFFF"/>
        </w:rPr>
      </w:pPr>
    </w:p>
    <w:p w:rsidR="00F935EE" w:rsidRPr="00406B43" w:rsidRDefault="00F935EE" w:rsidP="00F935EE">
      <w:pPr>
        <w:pStyle w:val="Heading4"/>
        <w:shd w:val="clear" w:color="auto" w:fill="FFFFFF"/>
        <w:spacing w:before="0" w:after="210" w:line="312" w:lineRule="atLeast"/>
        <w:textAlignment w:val="baseline"/>
        <w:rPr>
          <w:rFonts w:ascii="Segoe UI" w:hAnsi="Segoe UI" w:cs="Segoe UI"/>
          <w:color w:val="444444"/>
          <w:spacing w:val="-5"/>
          <w:sz w:val="32"/>
          <w:szCs w:val="32"/>
        </w:rPr>
      </w:pPr>
      <w:r w:rsidRPr="00406B43">
        <w:rPr>
          <w:rFonts w:ascii="Segoe UI" w:hAnsi="Segoe UI" w:cs="Segoe UI"/>
          <w:b/>
          <w:bCs/>
          <w:color w:val="444444"/>
          <w:spacing w:val="-5"/>
          <w:sz w:val="32"/>
          <w:szCs w:val="32"/>
        </w:rPr>
        <w:t>Abstraction in Java</w:t>
      </w:r>
    </w:p>
    <w:p w:rsidR="00C15260" w:rsidRPr="00E2656C" w:rsidRDefault="00F935EE" w:rsidP="000C79F0">
      <w:pPr>
        <w:pStyle w:val="NormalWeb"/>
        <w:numPr>
          <w:ilvl w:val="0"/>
          <w:numId w:val="31"/>
        </w:numPr>
        <w:shd w:val="clear" w:color="auto" w:fill="FFFFFF"/>
        <w:spacing w:before="0" w:beforeAutospacing="0" w:after="240" w:afterAutospacing="0"/>
        <w:jc w:val="both"/>
        <w:textAlignment w:val="baseline"/>
        <w:rPr>
          <w:rFonts w:ascii="Segoe UI" w:hAnsi="Segoe UI" w:cs="Segoe UI"/>
          <w:color w:val="444444"/>
          <w:sz w:val="32"/>
          <w:szCs w:val="32"/>
        </w:rPr>
      </w:pPr>
      <w:r w:rsidRPr="00406B43">
        <w:rPr>
          <w:rFonts w:ascii="Segoe UI" w:hAnsi="Segoe UI" w:cs="Segoe UI"/>
          <w:color w:val="444444"/>
          <w:sz w:val="32"/>
          <w:szCs w:val="32"/>
        </w:rPr>
        <w:t>Abstraction is a process to represent only “relevant” or essential data and “hide” the unnecessary or background details of an object from the user.</w:t>
      </w:r>
    </w:p>
    <w:p w:rsidR="00C15260" w:rsidRPr="00406B43" w:rsidRDefault="00C15260" w:rsidP="000C79F0">
      <w:pPr>
        <w:pStyle w:val="NormalWeb"/>
        <w:numPr>
          <w:ilvl w:val="0"/>
          <w:numId w:val="31"/>
        </w:numPr>
        <w:spacing w:before="240" w:beforeAutospacing="0" w:after="240" w:afterAutospacing="0"/>
        <w:jc w:val="both"/>
        <w:rPr>
          <w:rFonts w:ascii="Segoe UI" w:hAnsi="Segoe UI" w:cs="Segoe UI"/>
          <w:color w:val="4D5B7C"/>
          <w:sz w:val="32"/>
          <w:szCs w:val="32"/>
        </w:rPr>
      </w:pPr>
      <w:r w:rsidRPr="00406B43">
        <w:rPr>
          <w:rFonts w:ascii="Segoe UI" w:hAnsi="Segoe UI" w:cs="Segoe UI"/>
          <w:color w:val="4D5B7C"/>
          <w:sz w:val="32"/>
          <w:szCs w:val="32"/>
        </w:rPr>
        <w:t>Abstraction is the process of hiding the internal details of an application from the outer world. Abstraction is used to describe things in simple terms. It’s used to create a boundary between the application and the client programs.</w:t>
      </w:r>
    </w:p>
    <w:p w:rsidR="0006184F" w:rsidRPr="00406B43" w:rsidRDefault="0006184F" w:rsidP="000C79F0">
      <w:pPr>
        <w:pStyle w:val="NormalWeb"/>
        <w:numPr>
          <w:ilvl w:val="0"/>
          <w:numId w:val="31"/>
        </w:numPr>
        <w:shd w:val="clear" w:color="auto" w:fill="FFFFFF"/>
        <w:spacing w:before="0" w:beforeAutospacing="0" w:after="0" w:afterAutospacing="0"/>
        <w:jc w:val="both"/>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lastRenderedPageBreak/>
        <w:t>Java, abstraction is achieved by </w:t>
      </w:r>
      <w:hyperlink r:id="rId41" w:history="1">
        <w:r w:rsidRPr="00406B43">
          <w:rPr>
            <w:rStyle w:val="Hyperlink"/>
            <w:rFonts w:ascii="Segoe UI" w:hAnsi="Segoe UI" w:cs="Segoe UI"/>
            <w:spacing w:val="2"/>
            <w:sz w:val="32"/>
            <w:szCs w:val="32"/>
            <w:bdr w:val="none" w:sz="0" w:space="0" w:color="auto" w:frame="1"/>
          </w:rPr>
          <w:t>interfaces</w:t>
        </w:r>
      </w:hyperlink>
      <w:r w:rsidRPr="00406B43">
        <w:rPr>
          <w:rFonts w:ascii="Segoe UI" w:hAnsi="Segoe UI" w:cs="Segoe UI"/>
          <w:color w:val="273239"/>
          <w:spacing w:val="2"/>
          <w:sz w:val="32"/>
          <w:szCs w:val="32"/>
        </w:rPr>
        <w:t> and </w:t>
      </w:r>
      <w:hyperlink r:id="rId42" w:history="1">
        <w:r w:rsidRPr="00406B43">
          <w:rPr>
            <w:rStyle w:val="Hyperlink"/>
            <w:rFonts w:ascii="Segoe UI" w:hAnsi="Segoe UI" w:cs="Segoe UI"/>
            <w:spacing w:val="2"/>
            <w:sz w:val="32"/>
            <w:szCs w:val="32"/>
            <w:bdr w:val="none" w:sz="0" w:space="0" w:color="auto" w:frame="1"/>
          </w:rPr>
          <w:t>abstract classes</w:t>
        </w:r>
      </w:hyperlink>
      <w:r w:rsidRPr="00406B43">
        <w:rPr>
          <w:rFonts w:ascii="Segoe UI" w:hAnsi="Segoe UI" w:cs="Segoe UI"/>
          <w:color w:val="273239"/>
          <w:spacing w:val="2"/>
          <w:sz w:val="32"/>
          <w:szCs w:val="32"/>
        </w:rPr>
        <w:t>. We can achieve 100% abstraction using interfaces.</w:t>
      </w:r>
    </w:p>
    <w:p w:rsidR="00C15260" w:rsidRPr="00D97F36" w:rsidRDefault="0006184F" w:rsidP="00D97F36">
      <w:pPr>
        <w:pStyle w:val="NormalWeb"/>
        <w:shd w:val="clear" w:color="auto" w:fill="FFFFFF"/>
        <w:spacing w:before="0" w:beforeAutospacing="0" w:after="150" w:afterAutospacing="0"/>
        <w:ind w:left="720"/>
        <w:jc w:val="both"/>
        <w:textAlignment w:val="baseline"/>
        <w:rPr>
          <w:rFonts w:ascii="Segoe UI" w:hAnsi="Segoe UI" w:cs="Segoe UI"/>
          <w:color w:val="273239"/>
          <w:spacing w:val="2"/>
          <w:sz w:val="32"/>
          <w:szCs w:val="32"/>
        </w:rPr>
      </w:pPr>
      <w:r w:rsidRPr="00406B43">
        <w:rPr>
          <w:rFonts w:ascii="Segoe UI" w:hAnsi="Segoe UI" w:cs="Segoe UI"/>
          <w:color w:val="273239"/>
          <w:spacing w:val="2"/>
          <w:sz w:val="32"/>
          <w:szCs w:val="32"/>
        </w:rPr>
        <w:t>The abstract method contains only method declaration but not implementation.</w:t>
      </w:r>
    </w:p>
    <w:p w:rsidR="00F935EE" w:rsidRPr="00406B43" w:rsidRDefault="007D4A26" w:rsidP="007D4A26">
      <w:pPr>
        <w:pStyle w:val="Heading3"/>
        <w:shd w:val="clear" w:color="auto" w:fill="FFFFFF"/>
        <w:spacing w:line="312" w:lineRule="atLeast"/>
        <w:rPr>
          <w:rFonts w:ascii="Segoe UI" w:hAnsi="Segoe UI" w:cs="Segoe UI"/>
          <w:b/>
          <w:bCs/>
          <w:color w:val="610B4B"/>
          <w:sz w:val="32"/>
          <w:szCs w:val="32"/>
        </w:rPr>
      </w:pPr>
      <w:r w:rsidRPr="00406B43">
        <w:rPr>
          <w:rStyle w:val="Strong"/>
          <w:rFonts w:ascii="Segoe UI" w:hAnsi="Segoe UI" w:cs="Segoe UI"/>
          <w:color w:val="444444"/>
          <w:sz w:val="32"/>
          <w:szCs w:val="32"/>
          <w:bdr w:val="none" w:sz="0" w:space="0" w:color="auto" w:frame="1"/>
          <w:shd w:val="clear" w:color="auto" w:fill="FFFFFF"/>
        </w:rPr>
        <w:t>We can achieve abstraction in two ways:</w:t>
      </w:r>
      <w:r w:rsidRPr="00406B43">
        <w:rPr>
          <w:rFonts w:ascii="Segoe UI" w:hAnsi="Segoe UI" w:cs="Segoe UI"/>
          <w:color w:val="444444"/>
          <w:sz w:val="32"/>
          <w:szCs w:val="32"/>
        </w:rPr>
        <w:br/>
      </w:r>
      <w:r w:rsidRPr="00406B43">
        <w:rPr>
          <w:rFonts w:ascii="Segoe UI" w:hAnsi="Segoe UI" w:cs="Segoe UI"/>
          <w:color w:val="444444"/>
          <w:sz w:val="32"/>
          <w:szCs w:val="32"/>
          <w:shd w:val="clear" w:color="auto" w:fill="FFFFFF"/>
        </w:rPr>
        <w:t>a) Abstract Class</w:t>
      </w:r>
      <w:r w:rsidRPr="00406B43">
        <w:rPr>
          <w:rFonts w:ascii="Segoe UI" w:hAnsi="Segoe UI" w:cs="Segoe UI"/>
          <w:color w:val="444444"/>
          <w:sz w:val="32"/>
          <w:szCs w:val="32"/>
        </w:rPr>
        <w:br/>
      </w:r>
      <w:r w:rsidRPr="00406B43">
        <w:rPr>
          <w:rFonts w:ascii="Segoe UI" w:hAnsi="Segoe UI" w:cs="Segoe UI"/>
          <w:color w:val="444444"/>
          <w:sz w:val="32"/>
          <w:szCs w:val="32"/>
          <w:shd w:val="clear" w:color="auto" w:fill="FFFFFF"/>
        </w:rPr>
        <w:t>b) Interface</w:t>
      </w:r>
    </w:p>
    <w:p w:rsidR="00F935EE" w:rsidRPr="00406B43" w:rsidRDefault="00F935EE" w:rsidP="00EC7F68">
      <w:pPr>
        <w:pStyle w:val="Heading3"/>
        <w:shd w:val="clear" w:color="auto" w:fill="FFFFFF"/>
        <w:spacing w:line="312" w:lineRule="atLeast"/>
        <w:jc w:val="both"/>
        <w:rPr>
          <w:rFonts w:ascii="Segoe UI" w:hAnsi="Segoe UI" w:cs="Segoe UI"/>
          <w:b/>
          <w:bCs/>
          <w:color w:val="610B4B"/>
          <w:sz w:val="32"/>
          <w:szCs w:val="32"/>
        </w:rPr>
      </w:pPr>
    </w:p>
    <w:p w:rsidR="00176CE1" w:rsidRPr="00534E96" w:rsidRDefault="00176CE1" w:rsidP="00176CE1">
      <w:pPr>
        <w:pStyle w:val="Heading5"/>
        <w:shd w:val="clear" w:color="auto" w:fill="FFFFFF"/>
        <w:spacing w:before="0" w:after="210" w:line="312" w:lineRule="atLeast"/>
        <w:textAlignment w:val="baseline"/>
        <w:rPr>
          <w:rFonts w:ascii="Segoe UI" w:hAnsi="Segoe UI" w:cs="Segoe UI"/>
          <w:b/>
          <w:bCs/>
          <w:color w:val="444444"/>
          <w:sz w:val="32"/>
          <w:szCs w:val="32"/>
        </w:rPr>
      </w:pPr>
      <w:r w:rsidRPr="00534E96">
        <w:rPr>
          <w:rFonts w:ascii="Segoe UI" w:hAnsi="Segoe UI" w:cs="Segoe UI"/>
          <w:b/>
          <w:bCs/>
          <w:color w:val="444444"/>
          <w:sz w:val="32"/>
          <w:szCs w:val="32"/>
        </w:rPr>
        <w:t>Abstract class</w:t>
      </w:r>
    </w:p>
    <w:p w:rsidR="00176CE1" w:rsidRPr="00406B43" w:rsidRDefault="00176CE1" w:rsidP="00534E96">
      <w:pPr>
        <w:pStyle w:val="NormalWeb"/>
        <w:shd w:val="clear" w:color="auto" w:fill="FFFFFF"/>
        <w:spacing w:before="0" w:beforeAutospacing="0" w:after="240" w:afterAutospacing="0"/>
        <w:jc w:val="both"/>
        <w:textAlignment w:val="baseline"/>
        <w:rPr>
          <w:rFonts w:ascii="Segoe UI" w:hAnsi="Segoe UI" w:cs="Segoe UI"/>
          <w:color w:val="444444"/>
          <w:sz w:val="32"/>
          <w:szCs w:val="32"/>
        </w:rPr>
      </w:pPr>
      <w:r w:rsidRPr="00406B43">
        <w:rPr>
          <w:rFonts w:ascii="Segoe UI" w:hAnsi="Segoe UI" w:cs="Segoe UI"/>
          <w:color w:val="444444"/>
          <w:sz w:val="32"/>
          <w:szCs w:val="32"/>
        </w:rPr>
        <w:t>An Abstract class in Java uses the ‘</w:t>
      </w:r>
      <w:r w:rsidRPr="006D4BB1">
        <w:rPr>
          <w:rFonts w:ascii="Segoe UI" w:hAnsi="Segoe UI" w:cs="Segoe UI"/>
          <w:b/>
          <w:bCs/>
          <w:color w:val="444444"/>
          <w:sz w:val="32"/>
          <w:szCs w:val="32"/>
        </w:rPr>
        <w:t>abstract’</w:t>
      </w:r>
      <w:r w:rsidRPr="00406B43">
        <w:rPr>
          <w:rFonts w:ascii="Segoe UI" w:hAnsi="Segoe UI" w:cs="Segoe UI"/>
          <w:color w:val="444444"/>
          <w:sz w:val="32"/>
          <w:szCs w:val="32"/>
        </w:rPr>
        <w:t xml:space="preserve"> keyword. If we declare a class as abstract, we cannot instantiate it, which means we cannot create an abstract class object. Also, In an abstract class, there can be abstract as well as concrete methods.</w:t>
      </w:r>
    </w:p>
    <w:p w:rsidR="00176CE1" w:rsidRPr="00406B43" w:rsidRDefault="00176CE1" w:rsidP="00534E96">
      <w:pPr>
        <w:pStyle w:val="NormalWeb"/>
        <w:shd w:val="clear" w:color="auto" w:fill="FFFFFF"/>
        <w:spacing w:before="0" w:beforeAutospacing="0" w:after="240" w:afterAutospacing="0"/>
        <w:jc w:val="both"/>
        <w:textAlignment w:val="baseline"/>
        <w:rPr>
          <w:rFonts w:ascii="Segoe UI" w:hAnsi="Segoe UI" w:cs="Segoe UI"/>
          <w:color w:val="444444"/>
          <w:sz w:val="32"/>
          <w:szCs w:val="32"/>
        </w:rPr>
      </w:pPr>
      <w:r w:rsidRPr="00406B43">
        <w:rPr>
          <w:rFonts w:ascii="Segoe UI" w:hAnsi="Segoe UI" w:cs="Segoe UI"/>
          <w:color w:val="444444"/>
          <w:sz w:val="32"/>
          <w:szCs w:val="32"/>
        </w:rPr>
        <w:t>We can achieve 0-100% abstraction using abstract class.</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abstract class Person //abstract class</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 xml:space="preserve">  abstract void talk(); //abstract method</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 xml:space="preserve">  void walk() //non-abstract method</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 xml:space="preserve">  {</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 xml:space="preserve">    //code of method</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t xml:space="preserve">  }</w:t>
      </w:r>
    </w:p>
    <w:p w:rsidR="00D44329" w:rsidRPr="00406B43" w:rsidRDefault="00D44329" w:rsidP="00D4432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Segoe UI" w:eastAsia="Times New Roman" w:hAnsi="Segoe UI" w:cs="Segoe UI"/>
          <w:color w:val="444444"/>
          <w:sz w:val="32"/>
          <w:szCs w:val="32"/>
          <w:lang w:eastAsia="en-IN"/>
        </w:rPr>
      </w:pPr>
      <w:r w:rsidRPr="00406B43">
        <w:rPr>
          <w:rFonts w:ascii="Segoe UI" w:eastAsia="Times New Roman" w:hAnsi="Segoe UI" w:cs="Segoe UI"/>
          <w:color w:val="444444"/>
          <w:sz w:val="32"/>
          <w:szCs w:val="32"/>
          <w:lang w:eastAsia="en-IN"/>
        </w:rPr>
        <w:lastRenderedPageBreak/>
        <w:t>}</w:t>
      </w:r>
    </w:p>
    <w:p w:rsidR="00176CE1" w:rsidRPr="00406B43" w:rsidRDefault="00176CE1" w:rsidP="00176CE1">
      <w:pPr>
        <w:rPr>
          <w:rFonts w:ascii="Segoe UI" w:hAnsi="Segoe UI" w:cs="Segoe UI"/>
          <w:sz w:val="32"/>
          <w:szCs w:val="32"/>
        </w:rPr>
      </w:pPr>
    </w:p>
    <w:p w:rsidR="00CF1385" w:rsidRPr="002A2CB7" w:rsidRDefault="00CF1385" w:rsidP="00CF1385">
      <w:pPr>
        <w:pStyle w:val="Heading5"/>
        <w:shd w:val="clear" w:color="auto" w:fill="FFFFFF"/>
        <w:spacing w:before="0" w:after="210" w:line="312" w:lineRule="atLeast"/>
        <w:textAlignment w:val="baseline"/>
        <w:rPr>
          <w:rFonts w:ascii="Segoe UI" w:hAnsi="Segoe UI" w:cs="Segoe UI"/>
          <w:b/>
          <w:bCs/>
          <w:color w:val="444444"/>
          <w:sz w:val="32"/>
          <w:szCs w:val="32"/>
        </w:rPr>
      </w:pPr>
      <w:r w:rsidRPr="00406B43">
        <w:rPr>
          <w:rFonts w:ascii="Segoe UI" w:hAnsi="Segoe UI" w:cs="Segoe UI"/>
          <w:color w:val="444444"/>
          <w:sz w:val="32"/>
          <w:szCs w:val="32"/>
        </w:rPr>
        <w:t> </w:t>
      </w:r>
      <w:r w:rsidRPr="002A2CB7">
        <w:rPr>
          <w:rFonts w:ascii="Segoe UI" w:hAnsi="Segoe UI" w:cs="Segoe UI"/>
          <w:b/>
          <w:bCs/>
          <w:color w:val="444444"/>
          <w:sz w:val="32"/>
          <w:szCs w:val="32"/>
        </w:rPr>
        <w:t>Interface</w:t>
      </w:r>
    </w:p>
    <w:p w:rsidR="00683771" w:rsidRPr="002A2CB7" w:rsidRDefault="00683771" w:rsidP="002A2CB7">
      <w:pPr>
        <w:jc w:val="both"/>
        <w:rPr>
          <w:rFonts w:ascii="Segoe UI" w:hAnsi="Segoe UI" w:cs="Segoe UI"/>
          <w:sz w:val="32"/>
          <w:szCs w:val="32"/>
        </w:rPr>
      </w:pPr>
      <w:r w:rsidRPr="002A2CB7">
        <w:rPr>
          <w:rFonts w:ascii="Segoe UI" w:hAnsi="Segoe UI" w:cs="Segoe UI"/>
          <w:sz w:val="32"/>
          <w:szCs w:val="32"/>
          <w:shd w:val="clear" w:color="auto" w:fill="F9FAFC"/>
        </w:rPr>
        <w:t>An interface is a fully abstract class. It includes a group of abstract methods (methods without a body).</w:t>
      </w:r>
    </w:p>
    <w:p w:rsidR="00CF1385" w:rsidRPr="002A2CB7" w:rsidRDefault="00CF1385" w:rsidP="002A2CB7">
      <w:pPr>
        <w:pStyle w:val="NormalWeb"/>
        <w:shd w:val="clear" w:color="auto" w:fill="FFFFFF"/>
        <w:spacing w:before="0" w:beforeAutospacing="0" w:after="240" w:afterAutospacing="0"/>
        <w:jc w:val="both"/>
        <w:textAlignment w:val="baseline"/>
        <w:rPr>
          <w:rFonts w:ascii="Segoe UI" w:hAnsi="Segoe UI" w:cs="Segoe UI"/>
          <w:color w:val="444444"/>
          <w:sz w:val="32"/>
          <w:szCs w:val="32"/>
        </w:rPr>
      </w:pPr>
      <w:r w:rsidRPr="002A2CB7">
        <w:rPr>
          <w:rFonts w:ascii="Segoe UI" w:hAnsi="Segoe UI" w:cs="Segoe UI"/>
          <w:color w:val="444444"/>
          <w:sz w:val="32"/>
          <w:szCs w:val="32"/>
        </w:rPr>
        <w:t>Interface is a blueprint of a class. An interface is a collection of abstract methods and static constants. Each method in an interface is public and abstract, but there is no constructor. Interfaces also help to achieve multiple inheritance in Java.</w:t>
      </w:r>
    </w:p>
    <w:p w:rsidR="00382B48" w:rsidRPr="002A2CB7" w:rsidRDefault="00382B48" w:rsidP="002A2CB7">
      <w:pPr>
        <w:pStyle w:val="NormalWeb"/>
        <w:shd w:val="clear" w:color="auto" w:fill="FFFFFF"/>
        <w:spacing w:before="0" w:beforeAutospacing="0" w:after="240" w:afterAutospacing="0"/>
        <w:jc w:val="both"/>
        <w:textAlignment w:val="baseline"/>
        <w:rPr>
          <w:rFonts w:ascii="Segoe UI" w:hAnsi="Segoe UI" w:cs="Segoe UI"/>
          <w:color w:val="444444"/>
          <w:sz w:val="32"/>
          <w:szCs w:val="32"/>
        </w:rPr>
      </w:pPr>
      <w:r w:rsidRPr="002A2CB7">
        <w:rPr>
          <w:rFonts w:ascii="Segoe UI" w:hAnsi="Segoe UI" w:cs="Segoe UI"/>
          <w:color w:val="444444"/>
          <w:sz w:val="32"/>
          <w:szCs w:val="32"/>
          <w:shd w:val="clear" w:color="auto" w:fill="FFFFFF"/>
        </w:rPr>
        <w:t>In Java, an </w:t>
      </w:r>
      <w:r w:rsidRPr="002A2CB7">
        <w:rPr>
          <w:rStyle w:val="Strong"/>
          <w:rFonts w:ascii="Segoe UI" w:hAnsi="Segoe UI" w:cs="Segoe UI"/>
          <w:color w:val="444444"/>
          <w:sz w:val="32"/>
          <w:szCs w:val="32"/>
          <w:bdr w:val="none" w:sz="0" w:space="0" w:color="auto" w:frame="1"/>
          <w:shd w:val="clear" w:color="auto" w:fill="FFFFFF"/>
        </w:rPr>
        <w:t>interface</w:t>
      </w:r>
      <w:r w:rsidRPr="002A2CB7">
        <w:rPr>
          <w:rFonts w:ascii="Segoe UI" w:hAnsi="Segoe UI" w:cs="Segoe UI"/>
          <w:color w:val="444444"/>
          <w:sz w:val="32"/>
          <w:szCs w:val="32"/>
          <w:shd w:val="clear" w:color="auto" w:fill="FFFFFF"/>
        </w:rPr>
        <w:t> is a blueprint or template of a class. It is much similar to the Java class but the only difference is that it has abstract methods and static constants</w:t>
      </w:r>
    </w:p>
    <w:p w:rsidR="00CF1385" w:rsidRPr="002A2CB7" w:rsidRDefault="00CF1385" w:rsidP="002A2CB7">
      <w:pPr>
        <w:pStyle w:val="NormalWeb"/>
        <w:shd w:val="clear" w:color="auto" w:fill="FFFFFF"/>
        <w:spacing w:before="0" w:beforeAutospacing="0" w:after="240" w:afterAutospacing="0"/>
        <w:jc w:val="both"/>
        <w:textAlignment w:val="baseline"/>
        <w:rPr>
          <w:rFonts w:ascii="Segoe UI" w:hAnsi="Segoe UI" w:cs="Segoe UI"/>
          <w:color w:val="444444"/>
          <w:sz w:val="32"/>
          <w:szCs w:val="32"/>
        </w:rPr>
      </w:pPr>
      <w:r w:rsidRPr="002A2CB7">
        <w:rPr>
          <w:rFonts w:ascii="Segoe UI" w:hAnsi="Segoe UI" w:cs="Segoe UI"/>
          <w:color w:val="444444"/>
          <w:sz w:val="32"/>
          <w:szCs w:val="32"/>
        </w:rPr>
        <w:t>We can achieve 100% abstraction using interfaces.</w:t>
      </w:r>
    </w:p>
    <w:p w:rsidR="00683771" w:rsidRDefault="00683771" w:rsidP="002A2CB7">
      <w:pPr>
        <w:pStyle w:val="NormalWeb"/>
        <w:shd w:val="clear" w:color="auto" w:fill="FFFFFF"/>
        <w:spacing w:before="0" w:beforeAutospacing="0" w:after="240" w:afterAutospacing="0"/>
        <w:jc w:val="both"/>
        <w:textAlignment w:val="baseline"/>
        <w:rPr>
          <w:rFonts w:ascii="Segoe UI" w:hAnsi="Segoe UI" w:cs="Segoe UI"/>
          <w:sz w:val="32"/>
          <w:szCs w:val="32"/>
          <w:shd w:val="clear" w:color="auto" w:fill="F9FAFC"/>
        </w:rPr>
      </w:pPr>
      <w:r w:rsidRPr="002A2CB7">
        <w:rPr>
          <w:rFonts w:ascii="Segoe UI" w:hAnsi="Segoe UI" w:cs="Segoe UI"/>
          <w:sz w:val="32"/>
          <w:szCs w:val="32"/>
          <w:shd w:val="clear" w:color="auto" w:fill="F9FAFC"/>
        </w:rPr>
        <w:t>We use the </w:t>
      </w:r>
      <w:r w:rsidRPr="002A2CB7">
        <w:rPr>
          <w:rStyle w:val="HTMLCode"/>
          <w:rFonts w:ascii="Segoe UI" w:hAnsi="Segoe UI" w:cs="Segoe UI"/>
          <w:b/>
          <w:bCs/>
          <w:sz w:val="32"/>
          <w:szCs w:val="32"/>
          <w:bdr w:val="single" w:sz="6" w:space="0" w:color="D3DCE6" w:frame="1"/>
          <w:shd w:val="clear" w:color="auto" w:fill="F9FAFC"/>
        </w:rPr>
        <w:t>interface</w:t>
      </w:r>
      <w:r w:rsidRPr="002A2CB7">
        <w:rPr>
          <w:rFonts w:ascii="Segoe UI" w:hAnsi="Segoe UI" w:cs="Segoe UI"/>
          <w:sz w:val="32"/>
          <w:szCs w:val="32"/>
          <w:shd w:val="clear" w:color="auto" w:fill="F9FAFC"/>
        </w:rPr>
        <w:t> keyword to create an interface in Java</w:t>
      </w:r>
    </w:p>
    <w:p w:rsidR="00B56117" w:rsidRPr="00B56117" w:rsidRDefault="00B56117" w:rsidP="000C79F0">
      <w:pPr>
        <w:numPr>
          <w:ilvl w:val="0"/>
          <w:numId w:val="36"/>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B56117">
        <w:rPr>
          <w:rFonts w:ascii="Georgia" w:eastAsia="Times New Roman" w:hAnsi="Georgia" w:cs="Times New Roman"/>
          <w:color w:val="444444"/>
          <w:sz w:val="32"/>
          <w:szCs w:val="32"/>
          <w:lang w:eastAsia="en-IN" w:bidi="hi-IN"/>
        </w:rPr>
        <w:t>All the methods in an interface should be declared as abstract.</w:t>
      </w:r>
    </w:p>
    <w:p w:rsidR="00D02BAD" w:rsidRPr="00D02BAD" w:rsidRDefault="00D02BAD" w:rsidP="000C79F0">
      <w:pPr>
        <w:numPr>
          <w:ilvl w:val="0"/>
          <w:numId w:val="36"/>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D02BAD">
        <w:rPr>
          <w:rFonts w:ascii="Georgia" w:eastAsia="Times New Roman" w:hAnsi="Georgia" w:cs="Times New Roman"/>
          <w:color w:val="444444"/>
          <w:sz w:val="32"/>
          <w:szCs w:val="32"/>
          <w:lang w:eastAsia="en-IN" w:bidi="hi-IN"/>
        </w:rPr>
        <w:t>An interface is implicitly abstract. While declaring an interface, you do not need to use the keyword abstract.</w:t>
      </w:r>
    </w:p>
    <w:p w:rsidR="00D02BAD" w:rsidRPr="00D02BAD" w:rsidRDefault="00D02BAD" w:rsidP="000C79F0">
      <w:pPr>
        <w:numPr>
          <w:ilvl w:val="0"/>
          <w:numId w:val="36"/>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D02BAD">
        <w:rPr>
          <w:rFonts w:ascii="Georgia" w:eastAsia="Times New Roman" w:hAnsi="Georgia" w:cs="Times New Roman"/>
          <w:color w:val="444444"/>
          <w:sz w:val="32"/>
          <w:szCs w:val="32"/>
          <w:lang w:eastAsia="en-IN" w:bidi="hi-IN"/>
        </w:rPr>
        <w:t>Each method of an interface is also implicitly abstract, so we need not use the abstract keyword while declaring methods inside an interface.</w:t>
      </w:r>
    </w:p>
    <w:p w:rsidR="00B56117" w:rsidRPr="00D02BAD" w:rsidRDefault="00D02BAD" w:rsidP="000C79F0">
      <w:pPr>
        <w:numPr>
          <w:ilvl w:val="0"/>
          <w:numId w:val="36"/>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D02BAD">
        <w:rPr>
          <w:rFonts w:ascii="Georgia" w:eastAsia="Times New Roman" w:hAnsi="Georgia" w:cs="Times New Roman"/>
          <w:color w:val="444444"/>
          <w:sz w:val="32"/>
          <w:szCs w:val="32"/>
          <w:lang w:eastAsia="en-IN" w:bidi="hi-IN"/>
        </w:rPr>
        <w:t>Each method in an interface is implicitly public.</w:t>
      </w:r>
    </w:p>
    <w:p w:rsidR="003B102D" w:rsidRPr="003B102D" w:rsidRDefault="003B102D" w:rsidP="000C79F0">
      <w:pPr>
        <w:numPr>
          <w:ilvl w:val="0"/>
          <w:numId w:val="35"/>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3B102D">
        <w:rPr>
          <w:rFonts w:ascii="Georgia" w:eastAsia="Times New Roman" w:hAnsi="Georgia" w:cs="Times New Roman"/>
          <w:color w:val="444444"/>
          <w:sz w:val="32"/>
          <w:szCs w:val="32"/>
          <w:lang w:eastAsia="en-IN" w:bidi="hi-IN"/>
        </w:rPr>
        <w:t>An interface cannot contain instance fields. It can only contain the fields that are declared as both static and final.</w:t>
      </w:r>
    </w:p>
    <w:p w:rsidR="00B56117" w:rsidRPr="00B56117" w:rsidRDefault="00B56117" w:rsidP="000C79F0">
      <w:pPr>
        <w:numPr>
          <w:ilvl w:val="0"/>
          <w:numId w:val="35"/>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B56117">
        <w:rPr>
          <w:rFonts w:ascii="Georgia" w:eastAsia="Times New Roman" w:hAnsi="Georgia" w:cs="Times New Roman"/>
          <w:color w:val="444444"/>
          <w:sz w:val="32"/>
          <w:szCs w:val="32"/>
          <w:lang w:eastAsia="en-IN" w:bidi="hi-IN"/>
        </w:rPr>
        <w:t>An interface can not be extended or inherited by a class; it is implemented by a class.</w:t>
      </w:r>
    </w:p>
    <w:p w:rsidR="00B56117" w:rsidRPr="00B56117" w:rsidRDefault="00B56117" w:rsidP="000C79F0">
      <w:pPr>
        <w:numPr>
          <w:ilvl w:val="0"/>
          <w:numId w:val="35"/>
        </w:numPr>
        <w:shd w:val="clear" w:color="auto" w:fill="FFFFFF"/>
        <w:spacing w:after="0" w:line="240" w:lineRule="auto"/>
        <w:ind w:left="360"/>
        <w:textAlignment w:val="baseline"/>
        <w:rPr>
          <w:rFonts w:ascii="Georgia" w:eastAsia="Times New Roman" w:hAnsi="Georgia" w:cs="Times New Roman"/>
          <w:color w:val="444444"/>
          <w:sz w:val="32"/>
          <w:szCs w:val="32"/>
          <w:lang w:eastAsia="en-IN" w:bidi="hi-IN"/>
        </w:rPr>
      </w:pPr>
      <w:r w:rsidRPr="00B56117">
        <w:rPr>
          <w:rFonts w:ascii="Georgia" w:eastAsia="Times New Roman" w:hAnsi="Georgia" w:cs="Times New Roman"/>
          <w:color w:val="444444"/>
          <w:sz w:val="32"/>
          <w:szCs w:val="32"/>
          <w:lang w:eastAsia="en-IN" w:bidi="hi-IN"/>
        </w:rPr>
        <w:t>An interface cannot implement any class or another interface.</w:t>
      </w:r>
    </w:p>
    <w:p w:rsidR="00382B48" w:rsidRPr="00AB7AE2" w:rsidRDefault="00382B48" w:rsidP="002A2CB7">
      <w:pPr>
        <w:pStyle w:val="NormalWeb"/>
        <w:shd w:val="clear" w:color="auto" w:fill="FFFFFF"/>
        <w:spacing w:before="0" w:beforeAutospacing="0" w:after="240" w:afterAutospacing="0"/>
        <w:jc w:val="both"/>
        <w:textAlignment w:val="baseline"/>
        <w:rPr>
          <w:rFonts w:ascii="Segoe UI" w:hAnsi="Segoe UI" w:cs="Segoe UI"/>
          <w:b/>
          <w:bCs/>
          <w:sz w:val="32"/>
          <w:szCs w:val="32"/>
          <w:shd w:val="clear" w:color="auto" w:fill="F9FAFC"/>
        </w:rPr>
      </w:pPr>
    </w:p>
    <w:p w:rsidR="0054664C" w:rsidRPr="00AB7AE2" w:rsidRDefault="0054664C" w:rsidP="002A2CB7">
      <w:pPr>
        <w:pStyle w:val="NormalWeb"/>
        <w:shd w:val="clear" w:color="auto" w:fill="FFFFFF"/>
        <w:jc w:val="both"/>
        <w:rPr>
          <w:rFonts w:ascii="Segoe UI" w:hAnsi="Segoe UI" w:cs="Segoe UI"/>
          <w:b/>
          <w:bCs/>
          <w:color w:val="333333"/>
          <w:sz w:val="32"/>
          <w:szCs w:val="32"/>
        </w:rPr>
      </w:pPr>
      <w:r w:rsidRPr="00AB7AE2">
        <w:rPr>
          <w:rFonts w:ascii="Segoe UI" w:hAnsi="Segoe UI" w:cs="Segoe UI"/>
          <w:b/>
          <w:bCs/>
          <w:color w:val="333333"/>
          <w:sz w:val="32"/>
          <w:szCs w:val="32"/>
        </w:rPr>
        <w:t>It cannot be instantiated just like the abstract class.</w:t>
      </w:r>
    </w:p>
    <w:p w:rsidR="0054664C" w:rsidRPr="002A2CB7" w:rsidRDefault="0054664C" w:rsidP="002A2CB7">
      <w:pPr>
        <w:pStyle w:val="NormalWeb"/>
        <w:shd w:val="clear" w:color="auto" w:fill="FFFFFF"/>
        <w:jc w:val="both"/>
        <w:rPr>
          <w:rFonts w:ascii="Segoe UI" w:hAnsi="Segoe UI" w:cs="Segoe UI"/>
          <w:color w:val="333333"/>
          <w:sz w:val="32"/>
          <w:szCs w:val="32"/>
        </w:rPr>
      </w:pPr>
      <w:r w:rsidRPr="002A2CB7">
        <w:rPr>
          <w:rFonts w:ascii="Segoe UI" w:hAnsi="Segoe UI" w:cs="Segoe UI"/>
          <w:color w:val="333333"/>
          <w:sz w:val="32"/>
          <w:szCs w:val="32"/>
        </w:rPr>
        <w:t>Since Java 8, we can have </w:t>
      </w:r>
      <w:r w:rsidRPr="002A2CB7">
        <w:rPr>
          <w:rStyle w:val="Strong"/>
          <w:rFonts w:ascii="Segoe UI" w:hAnsi="Segoe UI" w:cs="Segoe UI"/>
          <w:color w:val="333333"/>
          <w:sz w:val="32"/>
          <w:szCs w:val="32"/>
        </w:rPr>
        <w:t>default and static methods</w:t>
      </w:r>
      <w:r w:rsidRPr="002A2CB7">
        <w:rPr>
          <w:rFonts w:ascii="Segoe UI" w:hAnsi="Segoe UI" w:cs="Segoe UI"/>
          <w:color w:val="333333"/>
          <w:sz w:val="32"/>
          <w:szCs w:val="32"/>
        </w:rPr>
        <w:t> in an interface.</w:t>
      </w:r>
    </w:p>
    <w:p w:rsidR="0054664C" w:rsidRPr="002A2CB7" w:rsidRDefault="0054664C" w:rsidP="002A2CB7">
      <w:pPr>
        <w:pStyle w:val="NormalWeb"/>
        <w:shd w:val="clear" w:color="auto" w:fill="FFFFFF"/>
        <w:jc w:val="both"/>
        <w:rPr>
          <w:rFonts w:ascii="Segoe UI" w:hAnsi="Segoe UI" w:cs="Segoe UI"/>
          <w:color w:val="333333"/>
          <w:sz w:val="32"/>
          <w:szCs w:val="32"/>
        </w:rPr>
      </w:pPr>
      <w:r w:rsidRPr="002A2CB7">
        <w:rPr>
          <w:rFonts w:ascii="Segoe UI" w:hAnsi="Segoe UI" w:cs="Segoe UI"/>
          <w:color w:val="333333"/>
          <w:sz w:val="32"/>
          <w:szCs w:val="32"/>
        </w:rPr>
        <w:t>Since Java 9, we can have </w:t>
      </w:r>
      <w:r w:rsidRPr="002A2CB7">
        <w:rPr>
          <w:rStyle w:val="Strong"/>
          <w:rFonts w:ascii="Segoe UI" w:hAnsi="Segoe UI" w:cs="Segoe UI"/>
          <w:color w:val="333333"/>
          <w:sz w:val="32"/>
          <w:szCs w:val="32"/>
        </w:rPr>
        <w:t>private methods</w:t>
      </w:r>
      <w:r w:rsidRPr="002A2CB7">
        <w:rPr>
          <w:rFonts w:ascii="Segoe UI" w:hAnsi="Segoe UI" w:cs="Segoe UI"/>
          <w:color w:val="333333"/>
          <w:sz w:val="32"/>
          <w:szCs w:val="32"/>
        </w:rPr>
        <w:t> in an interface.</w:t>
      </w:r>
    </w:p>
    <w:p w:rsidR="0018017E" w:rsidRPr="002A2CB7" w:rsidRDefault="0018017E" w:rsidP="002A2CB7">
      <w:pPr>
        <w:pStyle w:val="Heading2"/>
        <w:shd w:val="clear" w:color="auto" w:fill="FFFFFF"/>
        <w:spacing w:line="312" w:lineRule="atLeast"/>
        <w:jc w:val="both"/>
        <w:rPr>
          <w:rFonts w:ascii="Segoe UI" w:hAnsi="Segoe UI" w:cs="Segoe UI"/>
          <w:color w:val="610B38"/>
          <w:sz w:val="32"/>
          <w:szCs w:val="32"/>
        </w:rPr>
      </w:pPr>
      <w:r w:rsidRPr="002A2CB7">
        <w:rPr>
          <w:rFonts w:ascii="Segoe UI" w:hAnsi="Segoe UI" w:cs="Segoe UI"/>
          <w:b/>
          <w:bCs/>
          <w:color w:val="610B38"/>
          <w:sz w:val="32"/>
          <w:szCs w:val="32"/>
        </w:rPr>
        <w:t>Why use Java interface?</w:t>
      </w:r>
    </w:p>
    <w:p w:rsidR="0018017E" w:rsidRPr="002A2CB7" w:rsidRDefault="0018017E" w:rsidP="002A2CB7">
      <w:pPr>
        <w:pStyle w:val="NormalWeb"/>
        <w:shd w:val="clear" w:color="auto" w:fill="FFFFFF"/>
        <w:jc w:val="both"/>
        <w:rPr>
          <w:rFonts w:ascii="Segoe UI" w:hAnsi="Segoe UI" w:cs="Segoe UI"/>
          <w:color w:val="333333"/>
          <w:sz w:val="32"/>
          <w:szCs w:val="32"/>
        </w:rPr>
      </w:pPr>
      <w:r w:rsidRPr="002A2CB7">
        <w:rPr>
          <w:rFonts w:ascii="Segoe UI" w:hAnsi="Segoe UI" w:cs="Segoe UI"/>
          <w:color w:val="333333"/>
          <w:sz w:val="32"/>
          <w:szCs w:val="32"/>
        </w:rPr>
        <w:t>There are mainly three reasons to use interface. They are given below.</w:t>
      </w:r>
    </w:p>
    <w:p w:rsidR="0018017E" w:rsidRPr="002A2CB7" w:rsidRDefault="0018017E" w:rsidP="000C79F0">
      <w:pPr>
        <w:numPr>
          <w:ilvl w:val="0"/>
          <w:numId w:val="33"/>
        </w:numPr>
        <w:shd w:val="clear" w:color="auto" w:fill="FFFFFF"/>
        <w:spacing w:before="60" w:after="100" w:afterAutospacing="1" w:line="375" w:lineRule="atLeast"/>
        <w:jc w:val="both"/>
        <w:rPr>
          <w:rFonts w:ascii="Segoe UI" w:hAnsi="Segoe UI" w:cs="Segoe UI"/>
          <w:color w:val="000000"/>
          <w:sz w:val="32"/>
          <w:szCs w:val="32"/>
        </w:rPr>
      </w:pPr>
      <w:r w:rsidRPr="002A2CB7">
        <w:rPr>
          <w:rFonts w:ascii="Segoe UI" w:hAnsi="Segoe UI" w:cs="Segoe UI"/>
          <w:color w:val="000000"/>
          <w:sz w:val="32"/>
          <w:szCs w:val="32"/>
        </w:rPr>
        <w:t>It is used to achieve abstraction.</w:t>
      </w:r>
    </w:p>
    <w:p w:rsidR="0018017E" w:rsidRPr="002A2CB7" w:rsidRDefault="0018017E" w:rsidP="000C79F0">
      <w:pPr>
        <w:numPr>
          <w:ilvl w:val="0"/>
          <w:numId w:val="33"/>
        </w:numPr>
        <w:shd w:val="clear" w:color="auto" w:fill="FFFFFF"/>
        <w:spacing w:before="60" w:after="100" w:afterAutospacing="1" w:line="375" w:lineRule="atLeast"/>
        <w:jc w:val="both"/>
        <w:rPr>
          <w:rFonts w:ascii="Segoe UI" w:hAnsi="Segoe UI" w:cs="Segoe UI"/>
          <w:color w:val="000000"/>
          <w:sz w:val="32"/>
          <w:szCs w:val="32"/>
        </w:rPr>
      </w:pPr>
      <w:r w:rsidRPr="002A2CB7">
        <w:rPr>
          <w:rFonts w:ascii="Segoe UI" w:hAnsi="Segoe UI" w:cs="Segoe UI"/>
          <w:color w:val="000000"/>
          <w:sz w:val="32"/>
          <w:szCs w:val="32"/>
        </w:rPr>
        <w:t>By interface, we can support the functionality of multiple inheritance.</w:t>
      </w:r>
    </w:p>
    <w:p w:rsidR="0018017E" w:rsidRPr="002A2CB7" w:rsidRDefault="0018017E" w:rsidP="000C79F0">
      <w:pPr>
        <w:numPr>
          <w:ilvl w:val="0"/>
          <w:numId w:val="33"/>
        </w:numPr>
        <w:shd w:val="clear" w:color="auto" w:fill="FFFFFF"/>
        <w:spacing w:before="60" w:after="100" w:afterAutospacing="1" w:line="375" w:lineRule="atLeast"/>
        <w:jc w:val="both"/>
        <w:rPr>
          <w:rFonts w:ascii="Segoe UI" w:hAnsi="Segoe UI" w:cs="Segoe UI"/>
          <w:color w:val="000000"/>
          <w:sz w:val="32"/>
          <w:szCs w:val="32"/>
        </w:rPr>
      </w:pPr>
      <w:r w:rsidRPr="002A2CB7">
        <w:rPr>
          <w:rFonts w:ascii="Segoe UI" w:hAnsi="Segoe UI" w:cs="Segoe UI"/>
          <w:color w:val="000000"/>
          <w:sz w:val="32"/>
          <w:szCs w:val="32"/>
        </w:rPr>
        <w:t>It can be used to achieve loose coupling.</w:t>
      </w:r>
    </w:p>
    <w:p w:rsidR="00585A40" w:rsidRDefault="00585A40" w:rsidP="00585A40">
      <w:pPr>
        <w:shd w:val="clear" w:color="auto" w:fill="FFFFFF"/>
        <w:spacing w:before="60" w:after="100" w:afterAutospacing="1" w:line="375" w:lineRule="atLeast"/>
        <w:jc w:val="both"/>
        <w:rPr>
          <w:rFonts w:ascii="Segoe UI" w:hAnsi="Segoe UI" w:cs="Segoe UI"/>
          <w:color w:val="000000"/>
        </w:rPr>
      </w:pPr>
      <w:r>
        <w:rPr>
          <w:noProof/>
          <w:lang w:eastAsia="en-IN" w:bidi="hi-IN"/>
        </w:rPr>
        <w:drawing>
          <wp:inline distT="0" distB="0" distL="0" distR="0">
            <wp:extent cx="3505200" cy="3600450"/>
            <wp:effectExtent l="0" t="0" r="0" b="0"/>
            <wp:docPr id="33" name="Picture 33" descr="interfac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e_inherita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3600450"/>
                    </a:xfrm>
                    <a:prstGeom prst="rect">
                      <a:avLst/>
                    </a:prstGeom>
                    <a:noFill/>
                    <a:ln>
                      <a:noFill/>
                    </a:ln>
                  </pic:spPr>
                </pic:pic>
              </a:graphicData>
            </a:graphic>
          </wp:inline>
        </w:drawing>
      </w:r>
    </w:p>
    <w:p w:rsidR="004E2154" w:rsidRDefault="004E2154" w:rsidP="004E2154">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rsidR="004E2154" w:rsidRDefault="004E2154" w:rsidP="000C79F0">
      <w:pPr>
        <w:numPr>
          <w:ilvl w:val="0"/>
          <w:numId w:val="34"/>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&lt;interface_name&gt;{  </w:t>
      </w:r>
    </w:p>
    <w:p w:rsidR="004E2154" w:rsidRDefault="004E2154" w:rsidP="000C79F0">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4E2154" w:rsidRDefault="004E2154" w:rsidP="000C79F0">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declare constant fields</w:t>
      </w:r>
      <w:r>
        <w:rPr>
          <w:rFonts w:ascii="Segoe UI" w:hAnsi="Segoe UI" w:cs="Segoe UI"/>
          <w:color w:val="000000"/>
          <w:bdr w:val="none" w:sz="0" w:space="0" w:color="auto" w:frame="1"/>
        </w:rPr>
        <w:t>  </w:t>
      </w:r>
    </w:p>
    <w:p w:rsidR="004E2154" w:rsidRDefault="004E2154" w:rsidP="000C79F0">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declare methods that abstract </w:t>
      </w:r>
      <w:r>
        <w:rPr>
          <w:rFonts w:ascii="Segoe UI" w:hAnsi="Segoe UI" w:cs="Segoe UI"/>
          <w:color w:val="000000"/>
          <w:bdr w:val="none" w:sz="0" w:space="0" w:color="auto" w:frame="1"/>
        </w:rPr>
        <w:t>  </w:t>
      </w:r>
    </w:p>
    <w:p w:rsidR="004E2154" w:rsidRDefault="004E2154" w:rsidP="000C79F0">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by default.</w:t>
      </w:r>
      <w:r>
        <w:rPr>
          <w:rFonts w:ascii="Segoe UI" w:hAnsi="Segoe UI" w:cs="Segoe UI"/>
          <w:color w:val="000000"/>
          <w:bdr w:val="none" w:sz="0" w:space="0" w:color="auto" w:frame="1"/>
        </w:rPr>
        <w:t>  </w:t>
      </w:r>
    </w:p>
    <w:p w:rsidR="004E2154" w:rsidRDefault="004E2154" w:rsidP="000C79F0">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B10FE5" w:rsidRDefault="00B10FE5" w:rsidP="00B10FE5">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Internal addition by the compiler</w:t>
      </w:r>
    </w:p>
    <w:p w:rsidR="00B10FE5" w:rsidRDefault="00B10FE5" w:rsidP="00B10FE5">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The Java compiler adds public and abstract keywords before the interface method. Moreover, it adds public, static and final keywords before data members.</w:t>
      </w:r>
    </w:p>
    <w:p w:rsidR="00B10FE5" w:rsidRDefault="00B10FE5" w:rsidP="00B10FE5">
      <w:pPr>
        <w:pStyle w:val="NormalWeb"/>
        <w:shd w:val="clear" w:color="auto" w:fill="FFFFFF"/>
        <w:jc w:val="both"/>
        <w:rPr>
          <w:rFonts w:ascii="Segoe UI" w:hAnsi="Segoe UI" w:cs="Segoe UI"/>
          <w:color w:val="333333"/>
        </w:rPr>
      </w:pPr>
      <w:r>
        <w:rPr>
          <w:rFonts w:ascii="Segoe UI" w:hAnsi="Segoe UI" w:cs="Segoe UI"/>
          <w:color w:val="333333"/>
        </w:rPr>
        <w:t>In other words, Interface fields are public, static and final by default, and the methods are public and abstract.</w:t>
      </w:r>
    </w:p>
    <w:p w:rsidR="00840D79" w:rsidRPr="00406B43" w:rsidRDefault="00B10FE5" w:rsidP="00B10FE5">
      <w:pPr>
        <w:pStyle w:val="NormalWeb"/>
        <w:shd w:val="clear" w:color="auto" w:fill="FFFFFF"/>
        <w:spacing w:before="0" w:beforeAutospacing="0" w:after="240" w:afterAutospacing="0"/>
        <w:textAlignment w:val="baseline"/>
        <w:rPr>
          <w:rFonts w:ascii="Segoe UI" w:hAnsi="Segoe UI" w:cs="Segoe UI"/>
          <w:color w:val="444444"/>
          <w:sz w:val="32"/>
          <w:szCs w:val="32"/>
        </w:rPr>
      </w:pPr>
      <w:r>
        <w:rPr>
          <w:noProof/>
        </w:rPr>
        <w:drawing>
          <wp:inline distT="0" distB="0" distL="0" distR="0">
            <wp:extent cx="6105525" cy="1343025"/>
            <wp:effectExtent l="0" t="0" r="9525" b="9525"/>
            <wp:docPr id="32" name="Picture 32"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1343025"/>
                    </a:xfrm>
                    <a:prstGeom prst="rect">
                      <a:avLst/>
                    </a:prstGeom>
                    <a:noFill/>
                    <a:ln>
                      <a:noFill/>
                    </a:ln>
                  </pic:spPr>
                </pic:pic>
              </a:graphicData>
            </a:graphic>
          </wp:inline>
        </w:drawing>
      </w:r>
    </w:p>
    <w:p w:rsidR="00840D79" w:rsidRDefault="00840D79" w:rsidP="00840D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interface</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E6C07B"/>
          <w:sz w:val="21"/>
          <w:szCs w:val="21"/>
          <w:bdr w:val="none" w:sz="0" w:space="0" w:color="auto" w:frame="1"/>
          <w:shd w:val="clear" w:color="auto" w:fill="383B40"/>
        </w:rPr>
        <w:t>Language</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840D79" w:rsidRDefault="00840D79" w:rsidP="00840D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61AEEE"/>
          <w:sz w:val="21"/>
          <w:szCs w:val="21"/>
          <w:bdr w:val="none" w:sz="0" w:space="0" w:color="auto" w:frame="1"/>
          <w:shd w:val="clear" w:color="auto" w:fill="383B40"/>
        </w:rPr>
        <w:t>getType</w:t>
      </w:r>
      <w:r>
        <w:rPr>
          <w:rStyle w:val="hljs-params"/>
          <w:rFonts w:ascii="Consolas" w:hAnsi="Consolas"/>
          <w:color w:val="D3D3D3"/>
          <w:sz w:val="21"/>
          <w:szCs w:val="21"/>
          <w:bdr w:val="none" w:sz="0" w:space="0" w:color="auto" w:frame="1"/>
          <w:shd w:val="clear" w:color="auto" w:fill="383B40"/>
        </w:rPr>
        <w:t>()</w:t>
      </w:r>
      <w:r>
        <w:rPr>
          <w:rStyle w:val="HTMLCode"/>
          <w:rFonts w:ascii="Consolas" w:eastAsiaTheme="majorEastAsia" w:hAnsi="Consolas"/>
          <w:color w:val="D3D3D3"/>
          <w:sz w:val="21"/>
          <w:szCs w:val="21"/>
          <w:bdr w:val="none" w:sz="0" w:space="0" w:color="auto" w:frame="1"/>
          <w:shd w:val="clear" w:color="auto" w:fill="383B40"/>
        </w:rPr>
        <w:t>;</w:t>
      </w:r>
    </w:p>
    <w:p w:rsidR="00840D79" w:rsidRDefault="00840D79" w:rsidP="00840D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840D79" w:rsidRDefault="00840D79" w:rsidP="00840D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61AEEE"/>
          <w:sz w:val="21"/>
          <w:szCs w:val="21"/>
          <w:bdr w:val="none" w:sz="0" w:space="0" w:color="auto" w:frame="1"/>
          <w:shd w:val="clear" w:color="auto" w:fill="383B40"/>
        </w:rPr>
        <w:t>getVersion</w:t>
      </w:r>
      <w:r>
        <w:rPr>
          <w:rStyle w:val="hljs-params"/>
          <w:rFonts w:ascii="Consolas" w:hAnsi="Consolas"/>
          <w:color w:val="D3D3D3"/>
          <w:sz w:val="21"/>
          <w:szCs w:val="21"/>
          <w:bdr w:val="none" w:sz="0" w:space="0" w:color="auto" w:frame="1"/>
          <w:shd w:val="clear" w:color="auto" w:fill="383B40"/>
        </w:rPr>
        <w:t>()</w:t>
      </w:r>
      <w:r>
        <w:rPr>
          <w:rStyle w:val="HTMLCode"/>
          <w:rFonts w:ascii="Consolas" w:eastAsiaTheme="majorEastAsia" w:hAnsi="Consolas"/>
          <w:color w:val="D3D3D3"/>
          <w:sz w:val="21"/>
          <w:szCs w:val="21"/>
          <w:bdr w:val="none" w:sz="0" w:space="0" w:color="auto" w:frame="1"/>
          <w:shd w:val="clear" w:color="auto" w:fill="383B40"/>
        </w:rPr>
        <w:t>;</w:t>
      </w:r>
    </w:p>
    <w:p w:rsidR="00840D79" w:rsidRDefault="00840D79" w:rsidP="00840D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eastAsiaTheme="majorEastAsia" w:hAnsi="Consolas"/>
          <w:color w:val="D3D3D3"/>
          <w:sz w:val="21"/>
          <w:szCs w:val="21"/>
          <w:bdr w:val="none" w:sz="0" w:space="0" w:color="auto" w:frame="1"/>
          <w:shd w:val="clear" w:color="auto" w:fill="383B40"/>
        </w:rPr>
        <w:t>}</w:t>
      </w:r>
    </w:p>
    <w:p w:rsidR="00CF1385" w:rsidRDefault="00CF1385" w:rsidP="00EC7F68">
      <w:pPr>
        <w:pStyle w:val="Heading3"/>
        <w:shd w:val="clear" w:color="auto" w:fill="FFFFFF"/>
        <w:spacing w:line="312" w:lineRule="atLeast"/>
        <w:jc w:val="both"/>
        <w:rPr>
          <w:rFonts w:ascii="Segoe UI" w:hAnsi="Segoe UI" w:cs="Segoe UI"/>
          <w:b/>
          <w:bCs/>
          <w:color w:val="610B4B"/>
          <w:sz w:val="32"/>
          <w:szCs w:val="32"/>
        </w:rPr>
      </w:pPr>
    </w:p>
    <w:p w:rsidR="00E235A7" w:rsidRPr="00E235A7" w:rsidRDefault="00E235A7" w:rsidP="000C79F0">
      <w:pPr>
        <w:numPr>
          <w:ilvl w:val="0"/>
          <w:numId w:val="32"/>
        </w:numPr>
        <w:shd w:val="clear" w:color="auto" w:fill="F9FAFC"/>
        <w:spacing w:after="0" w:line="450" w:lineRule="atLeast"/>
        <w:ind w:left="0"/>
        <w:rPr>
          <w:rFonts w:ascii="Arial" w:eastAsia="Times New Roman" w:hAnsi="Arial" w:cs="Arial"/>
          <w:sz w:val="27"/>
          <w:szCs w:val="27"/>
          <w:lang w:eastAsia="en-IN" w:bidi="hi-IN"/>
        </w:rPr>
      </w:pPr>
      <w:r w:rsidRPr="00E235A7">
        <w:rPr>
          <w:rFonts w:ascii="Consolas" w:eastAsia="Times New Roman" w:hAnsi="Consolas" w:cs="Arial"/>
          <w:sz w:val="21"/>
          <w:szCs w:val="21"/>
          <w:bdr w:val="single" w:sz="6" w:space="0" w:color="D3DCE6" w:frame="1"/>
          <w:lang w:eastAsia="en-IN" w:bidi="hi-IN"/>
        </w:rPr>
        <w:t>Language</w:t>
      </w:r>
      <w:r w:rsidRPr="00E235A7">
        <w:rPr>
          <w:rFonts w:ascii="Arial" w:eastAsia="Times New Roman" w:hAnsi="Arial" w:cs="Arial"/>
          <w:sz w:val="27"/>
          <w:szCs w:val="27"/>
          <w:lang w:eastAsia="en-IN" w:bidi="hi-IN"/>
        </w:rPr>
        <w:t> is an interface.</w:t>
      </w:r>
    </w:p>
    <w:p w:rsidR="00E235A7" w:rsidRDefault="00E235A7" w:rsidP="000C79F0">
      <w:pPr>
        <w:numPr>
          <w:ilvl w:val="0"/>
          <w:numId w:val="32"/>
        </w:numPr>
        <w:shd w:val="clear" w:color="auto" w:fill="F9FAFC"/>
        <w:spacing w:after="0" w:line="450" w:lineRule="atLeast"/>
        <w:ind w:left="0"/>
        <w:rPr>
          <w:rFonts w:ascii="Arial" w:eastAsia="Times New Roman" w:hAnsi="Arial" w:cs="Arial"/>
          <w:sz w:val="27"/>
          <w:szCs w:val="27"/>
          <w:lang w:eastAsia="en-IN" w:bidi="hi-IN"/>
        </w:rPr>
      </w:pPr>
      <w:r w:rsidRPr="00E235A7">
        <w:rPr>
          <w:rFonts w:ascii="Arial" w:eastAsia="Times New Roman" w:hAnsi="Arial" w:cs="Arial"/>
          <w:sz w:val="27"/>
          <w:szCs w:val="27"/>
          <w:lang w:eastAsia="en-IN" w:bidi="hi-IN"/>
        </w:rPr>
        <w:t>It includes abstract methods: </w:t>
      </w:r>
      <w:r w:rsidRPr="00E235A7">
        <w:rPr>
          <w:rFonts w:ascii="Consolas" w:eastAsia="Times New Roman" w:hAnsi="Consolas" w:cs="Courier New"/>
          <w:sz w:val="21"/>
          <w:szCs w:val="21"/>
          <w:bdr w:val="single" w:sz="6" w:space="0" w:color="D3DCE6" w:frame="1"/>
          <w:lang w:eastAsia="en-IN" w:bidi="hi-IN"/>
        </w:rPr>
        <w:t>getType()</w:t>
      </w:r>
      <w:r w:rsidRPr="00E235A7">
        <w:rPr>
          <w:rFonts w:ascii="Arial" w:eastAsia="Times New Roman" w:hAnsi="Arial" w:cs="Arial"/>
          <w:sz w:val="27"/>
          <w:szCs w:val="27"/>
          <w:lang w:eastAsia="en-IN" w:bidi="hi-IN"/>
        </w:rPr>
        <w:t> and </w:t>
      </w:r>
      <w:r w:rsidRPr="00E235A7">
        <w:rPr>
          <w:rFonts w:ascii="Consolas" w:eastAsia="Times New Roman" w:hAnsi="Consolas" w:cs="Courier New"/>
          <w:sz w:val="21"/>
          <w:szCs w:val="21"/>
          <w:bdr w:val="single" w:sz="6" w:space="0" w:color="D3DCE6" w:frame="1"/>
          <w:lang w:eastAsia="en-IN" w:bidi="hi-IN"/>
        </w:rPr>
        <w:t>getVersion()</w:t>
      </w:r>
      <w:r w:rsidRPr="00E235A7">
        <w:rPr>
          <w:rFonts w:ascii="Arial" w:eastAsia="Times New Roman" w:hAnsi="Arial" w:cs="Arial"/>
          <w:sz w:val="27"/>
          <w:szCs w:val="27"/>
          <w:lang w:eastAsia="en-IN" w:bidi="hi-IN"/>
        </w:rPr>
        <w:t>.</w:t>
      </w:r>
    </w:p>
    <w:p w:rsidR="00F30F20" w:rsidRDefault="00F30F20" w:rsidP="00F30F20">
      <w:pPr>
        <w:shd w:val="clear" w:color="auto" w:fill="F9FAFC"/>
        <w:spacing w:after="0" w:line="450" w:lineRule="atLeast"/>
        <w:rPr>
          <w:rFonts w:ascii="Arial" w:eastAsia="Times New Roman" w:hAnsi="Arial" w:cs="Arial"/>
          <w:sz w:val="27"/>
          <w:szCs w:val="27"/>
          <w:lang w:eastAsia="en-IN" w:bidi="hi-IN"/>
        </w:rPr>
      </w:pP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569CD6"/>
          <w:sz w:val="21"/>
          <w:szCs w:val="21"/>
          <w:lang w:eastAsia="en-IN" w:bidi="hi-IN"/>
        </w:rPr>
        <w:t>interface</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interface1</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void</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DCDCAA"/>
          <w:sz w:val="21"/>
          <w:szCs w:val="21"/>
          <w:lang w:eastAsia="en-IN" w:bidi="hi-IN"/>
        </w:rPr>
        <w:t>method1</w:t>
      </w: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569CD6"/>
          <w:sz w:val="21"/>
          <w:szCs w:val="21"/>
          <w:lang w:eastAsia="en-IN" w:bidi="hi-IN"/>
        </w:rPr>
        <w:t>interface</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interface2</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569CD6"/>
          <w:sz w:val="21"/>
          <w:szCs w:val="21"/>
          <w:lang w:eastAsia="en-IN" w:bidi="hi-IN"/>
        </w:rPr>
        <w:t>extends</w:t>
      </w:r>
      <w:r w:rsidRPr="00F30F20">
        <w:rPr>
          <w:rFonts w:ascii="Consolas" w:eastAsia="Times New Roman" w:hAnsi="Consolas" w:cs="Times New Roman"/>
          <w:color w:val="D4D4D4"/>
          <w:sz w:val="21"/>
          <w:szCs w:val="21"/>
          <w:lang w:eastAsia="en-IN" w:bidi="hi-IN"/>
        </w:rPr>
        <w:t xml:space="preserve"> interface1</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void</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DCDCAA"/>
          <w:sz w:val="21"/>
          <w:szCs w:val="21"/>
          <w:lang w:eastAsia="en-IN" w:bidi="hi-IN"/>
        </w:rPr>
        <w:t>method2</w:t>
      </w: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569CD6"/>
          <w:sz w:val="21"/>
          <w:szCs w:val="21"/>
          <w:lang w:eastAsia="en-IN" w:bidi="hi-IN"/>
        </w:rPr>
        <w:t>public</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569CD6"/>
          <w:sz w:val="21"/>
          <w:szCs w:val="21"/>
          <w:lang w:eastAsia="en-IN" w:bidi="hi-IN"/>
        </w:rPr>
        <w:t>class</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ConcreteClass</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569CD6"/>
          <w:sz w:val="21"/>
          <w:szCs w:val="21"/>
          <w:lang w:eastAsia="en-IN" w:bidi="hi-IN"/>
        </w:rPr>
        <w:t>implements</w:t>
      </w:r>
      <w:r w:rsidRPr="00F30F20">
        <w:rPr>
          <w:rFonts w:ascii="Consolas" w:eastAsia="Times New Roman" w:hAnsi="Consolas" w:cs="Times New Roman"/>
          <w:color w:val="D4D4D4"/>
          <w:sz w:val="21"/>
          <w:szCs w:val="21"/>
          <w:lang w:eastAsia="en-IN" w:bidi="hi-IN"/>
        </w:rPr>
        <w:t xml:space="preserve"> interface2{</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w:t>
      </w:r>
      <w:r w:rsidRPr="00F30F20">
        <w:rPr>
          <w:rFonts w:ascii="Consolas" w:eastAsia="Times New Roman" w:hAnsi="Consolas" w:cs="Times New Roman"/>
          <w:color w:val="4EC9B0"/>
          <w:sz w:val="21"/>
          <w:szCs w:val="21"/>
          <w:lang w:eastAsia="en-IN" w:bidi="hi-IN"/>
        </w:rPr>
        <w:t>Override</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569CD6"/>
          <w:sz w:val="21"/>
          <w:szCs w:val="21"/>
          <w:lang w:eastAsia="en-IN" w:bidi="hi-IN"/>
        </w:rPr>
        <w:t>public</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void</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DCDCAA"/>
          <w:sz w:val="21"/>
          <w:szCs w:val="21"/>
          <w:lang w:eastAsia="en-IN" w:bidi="hi-IN"/>
        </w:rPr>
        <w:t>method1</w:t>
      </w: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lastRenderedPageBreak/>
        <w:t xml:space="preserve">        </w:t>
      </w:r>
      <w:r w:rsidRPr="00F30F20">
        <w:rPr>
          <w:rFonts w:ascii="Consolas" w:eastAsia="Times New Roman" w:hAnsi="Consolas" w:cs="Times New Roman"/>
          <w:color w:val="9CDCFE"/>
          <w:sz w:val="21"/>
          <w:szCs w:val="21"/>
          <w:lang w:eastAsia="en-IN" w:bidi="hi-IN"/>
        </w:rPr>
        <w:t>System</w:t>
      </w:r>
      <w:r w:rsidRPr="00F30F20">
        <w:rPr>
          <w:rFonts w:ascii="Consolas" w:eastAsia="Times New Roman" w:hAnsi="Consolas" w:cs="Times New Roman"/>
          <w:color w:val="D4D4D4"/>
          <w:sz w:val="21"/>
          <w:szCs w:val="21"/>
          <w:lang w:eastAsia="en-IN" w:bidi="hi-IN"/>
        </w:rPr>
        <w:t>.</w:t>
      </w:r>
      <w:r w:rsidRPr="00F30F20">
        <w:rPr>
          <w:rFonts w:ascii="Consolas" w:eastAsia="Times New Roman" w:hAnsi="Consolas" w:cs="Times New Roman"/>
          <w:color w:val="9CDCFE"/>
          <w:sz w:val="21"/>
          <w:szCs w:val="21"/>
          <w:lang w:eastAsia="en-IN" w:bidi="hi-IN"/>
        </w:rPr>
        <w:t>out</w:t>
      </w:r>
      <w:r w:rsidRPr="00F30F20">
        <w:rPr>
          <w:rFonts w:ascii="Consolas" w:eastAsia="Times New Roman" w:hAnsi="Consolas" w:cs="Times New Roman"/>
          <w:color w:val="D4D4D4"/>
          <w:sz w:val="21"/>
          <w:szCs w:val="21"/>
          <w:lang w:eastAsia="en-IN" w:bidi="hi-IN"/>
        </w:rPr>
        <w:t>.</w:t>
      </w:r>
      <w:r w:rsidRPr="00F30F20">
        <w:rPr>
          <w:rFonts w:ascii="Consolas" w:eastAsia="Times New Roman" w:hAnsi="Consolas" w:cs="Times New Roman"/>
          <w:color w:val="DCDCAA"/>
          <w:sz w:val="21"/>
          <w:szCs w:val="21"/>
          <w:lang w:eastAsia="en-IN" w:bidi="hi-IN"/>
        </w:rPr>
        <w:t>println</w:t>
      </w:r>
      <w:r w:rsidRPr="00F30F20">
        <w:rPr>
          <w:rFonts w:ascii="Consolas" w:eastAsia="Times New Roman" w:hAnsi="Consolas" w:cs="Times New Roman"/>
          <w:color w:val="D4D4D4"/>
          <w:sz w:val="21"/>
          <w:szCs w:val="21"/>
          <w:lang w:eastAsia="en-IN" w:bidi="hi-IN"/>
        </w:rPr>
        <w:t>(</w:t>
      </w:r>
      <w:r w:rsidRPr="00F30F20">
        <w:rPr>
          <w:rFonts w:ascii="Consolas" w:eastAsia="Times New Roman" w:hAnsi="Consolas" w:cs="Times New Roman"/>
          <w:color w:val="CE9178"/>
          <w:sz w:val="21"/>
          <w:szCs w:val="21"/>
          <w:lang w:eastAsia="en-IN" w:bidi="hi-IN"/>
        </w:rPr>
        <w:t>"In method 1"</w:t>
      </w:r>
      <w:r w:rsidRPr="00F30F20">
        <w:rPr>
          <w:rFonts w:ascii="Consolas" w:eastAsia="Times New Roman" w:hAnsi="Consolas" w:cs="Times New Roman"/>
          <w:color w:val="D4D4D4"/>
          <w:sz w:val="21"/>
          <w:szCs w:val="21"/>
          <w:lang w:eastAsia="en-IN" w:bidi="hi-IN"/>
        </w:rPr>
        <w:t>);</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w:t>
      </w:r>
      <w:r w:rsidRPr="00F30F20">
        <w:rPr>
          <w:rFonts w:ascii="Consolas" w:eastAsia="Times New Roman" w:hAnsi="Consolas" w:cs="Times New Roman"/>
          <w:color w:val="4EC9B0"/>
          <w:sz w:val="21"/>
          <w:szCs w:val="21"/>
          <w:lang w:eastAsia="en-IN" w:bidi="hi-IN"/>
        </w:rPr>
        <w:t>Override</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569CD6"/>
          <w:sz w:val="21"/>
          <w:szCs w:val="21"/>
          <w:lang w:eastAsia="en-IN" w:bidi="hi-IN"/>
        </w:rPr>
        <w:t>public</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4EC9B0"/>
          <w:sz w:val="21"/>
          <w:szCs w:val="21"/>
          <w:lang w:eastAsia="en-IN" w:bidi="hi-IN"/>
        </w:rPr>
        <w:t>void</w:t>
      </w: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DCDCAA"/>
          <w:sz w:val="21"/>
          <w:szCs w:val="21"/>
          <w:lang w:eastAsia="en-IN" w:bidi="hi-IN"/>
        </w:rPr>
        <w:t>method2</w:t>
      </w: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xml:space="preserve">        </w:t>
      </w:r>
      <w:r w:rsidRPr="00F30F20">
        <w:rPr>
          <w:rFonts w:ascii="Consolas" w:eastAsia="Times New Roman" w:hAnsi="Consolas" w:cs="Times New Roman"/>
          <w:color w:val="9CDCFE"/>
          <w:sz w:val="21"/>
          <w:szCs w:val="21"/>
          <w:lang w:eastAsia="en-IN" w:bidi="hi-IN"/>
        </w:rPr>
        <w:t>System</w:t>
      </w:r>
      <w:r w:rsidRPr="00F30F20">
        <w:rPr>
          <w:rFonts w:ascii="Consolas" w:eastAsia="Times New Roman" w:hAnsi="Consolas" w:cs="Times New Roman"/>
          <w:color w:val="D4D4D4"/>
          <w:sz w:val="21"/>
          <w:szCs w:val="21"/>
          <w:lang w:eastAsia="en-IN" w:bidi="hi-IN"/>
        </w:rPr>
        <w:t>.</w:t>
      </w:r>
      <w:r w:rsidRPr="00F30F20">
        <w:rPr>
          <w:rFonts w:ascii="Consolas" w:eastAsia="Times New Roman" w:hAnsi="Consolas" w:cs="Times New Roman"/>
          <w:color w:val="9CDCFE"/>
          <w:sz w:val="21"/>
          <w:szCs w:val="21"/>
          <w:lang w:eastAsia="en-IN" w:bidi="hi-IN"/>
        </w:rPr>
        <w:t>out</w:t>
      </w:r>
      <w:r w:rsidRPr="00F30F20">
        <w:rPr>
          <w:rFonts w:ascii="Consolas" w:eastAsia="Times New Roman" w:hAnsi="Consolas" w:cs="Times New Roman"/>
          <w:color w:val="D4D4D4"/>
          <w:sz w:val="21"/>
          <w:szCs w:val="21"/>
          <w:lang w:eastAsia="en-IN" w:bidi="hi-IN"/>
        </w:rPr>
        <w:t>.</w:t>
      </w:r>
      <w:r w:rsidRPr="00F30F20">
        <w:rPr>
          <w:rFonts w:ascii="Consolas" w:eastAsia="Times New Roman" w:hAnsi="Consolas" w:cs="Times New Roman"/>
          <w:color w:val="DCDCAA"/>
          <w:sz w:val="21"/>
          <w:szCs w:val="21"/>
          <w:lang w:eastAsia="en-IN" w:bidi="hi-IN"/>
        </w:rPr>
        <w:t>println</w:t>
      </w:r>
      <w:r w:rsidRPr="00F30F20">
        <w:rPr>
          <w:rFonts w:ascii="Consolas" w:eastAsia="Times New Roman" w:hAnsi="Consolas" w:cs="Times New Roman"/>
          <w:color w:val="D4D4D4"/>
          <w:sz w:val="21"/>
          <w:szCs w:val="21"/>
          <w:lang w:eastAsia="en-IN" w:bidi="hi-IN"/>
        </w:rPr>
        <w:t>(</w:t>
      </w:r>
      <w:r w:rsidRPr="00F30F20">
        <w:rPr>
          <w:rFonts w:ascii="Consolas" w:eastAsia="Times New Roman" w:hAnsi="Consolas" w:cs="Times New Roman"/>
          <w:color w:val="CE9178"/>
          <w:sz w:val="21"/>
          <w:szCs w:val="21"/>
          <w:lang w:eastAsia="en-IN" w:bidi="hi-IN"/>
        </w:rPr>
        <w:t>"In method 2"</w:t>
      </w:r>
      <w:r w:rsidRPr="00F30F20">
        <w:rPr>
          <w:rFonts w:ascii="Consolas" w:eastAsia="Times New Roman" w:hAnsi="Consolas" w:cs="Times New Roman"/>
          <w:color w:val="D4D4D4"/>
          <w:sz w:val="21"/>
          <w:szCs w:val="21"/>
          <w:lang w:eastAsia="en-IN" w:bidi="hi-IN"/>
        </w:rPr>
        <w:t>);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 xml:space="preserve">    }   </w:t>
      </w:r>
    </w:p>
    <w:p w:rsidR="00F30F20" w:rsidRPr="00F30F20" w:rsidRDefault="00F30F20" w:rsidP="00F30F20">
      <w:pPr>
        <w:shd w:val="clear" w:color="auto" w:fill="1E1E1E"/>
        <w:spacing w:after="0" w:line="285" w:lineRule="atLeast"/>
        <w:rPr>
          <w:rFonts w:ascii="Consolas" w:eastAsia="Times New Roman" w:hAnsi="Consolas" w:cs="Times New Roman"/>
          <w:color w:val="D4D4D4"/>
          <w:sz w:val="21"/>
          <w:szCs w:val="21"/>
          <w:lang w:eastAsia="en-IN" w:bidi="hi-IN"/>
        </w:rPr>
      </w:pPr>
      <w:r w:rsidRPr="00F30F20">
        <w:rPr>
          <w:rFonts w:ascii="Consolas" w:eastAsia="Times New Roman" w:hAnsi="Consolas" w:cs="Times New Roman"/>
          <w:color w:val="D4D4D4"/>
          <w:sz w:val="21"/>
          <w:szCs w:val="21"/>
          <w:lang w:eastAsia="en-IN" w:bidi="hi-IN"/>
        </w:rPr>
        <w:t>}</w:t>
      </w:r>
    </w:p>
    <w:p w:rsidR="00F30F20" w:rsidRPr="00E235A7" w:rsidRDefault="00F30F20" w:rsidP="00F30F20">
      <w:pPr>
        <w:shd w:val="clear" w:color="auto" w:fill="F9FAFC"/>
        <w:spacing w:after="0" w:line="450" w:lineRule="atLeast"/>
        <w:rPr>
          <w:rFonts w:ascii="Arial" w:eastAsia="Times New Roman" w:hAnsi="Arial" w:cs="Arial"/>
          <w:sz w:val="27"/>
          <w:szCs w:val="27"/>
          <w:lang w:eastAsia="en-IN" w:bidi="hi-IN"/>
        </w:rPr>
      </w:pP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569CD6"/>
          <w:sz w:val="21"/>
          <w:szCs w:val="21"/>
          <w:lang w:eastAsia="en-IN" w:bidi="hi-IN"/>
        </w:rPr>
        <w:t>public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class</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SimpleRoom</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implements</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Room</w:t>
      </w:r>
      <w:r w:rsidRPr="00934256">
        <w:rPr>
          <w:rFonts w:ascii="Consolas" w:eastAsia="Times New Roman" w:hAnsi="Consolas" w:cs="Times New Roman"/>
          <w:color w:val="D4D4D4"/>
          <w:sz w:val="21"/>
          <w:szCs w:val="21"/>
          <w:lang w:eastAsia="en-IN" w:bidi="hi-IN"/>
        </w:rPr>
        <w:t xml:space="preserve">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r w:rsidRPr="00934256">
        <w:rPr>
          <w:rFonts w:ascii="Consolas" w:eastAsia="Times New Roman" w:hAnsi="Consolas" w:cs="Times New Roman"/>
          <w:color w:val="4EC9B0"/>
          <w:sz w:val="21"/>
          <w:szCs w:val="21"/>
          <w:lang w:eastAsia="en-IN" w:bidi="hi-IN"/>
        </w:rPr>
        <w:t>Override</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public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void</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DCDCAA"/>
          <w:sz w:val="21"/>
          <w:szCs w:val="21"/>
          <w:lang w:eastAsia="en-IN" w:bidi="hi-IN"/>
        </w:rPr>
        <w:t>showRoom</w:t>
      </w: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System</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9CDCFE"/>
          <w:sz w:val="21"/>
          <w:szCs w:val="21"/>
          <w:lang w:eastAsia="en-IN" w:bidi="hi-IN"/>
        </w:rPr>
        <w:t>out</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DCDCAA"/>
          <w:sz w:val="21"/>
          <w:szCs w:val="21"/>
          <w:lang w:eastAsia="en-IN" w:bidi="hi-IN"/>
        </w:rPr>
        <w:t>println</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CE9178"/>
          <w:sz w:val="21"/>
          <w:szCs w:val="21"/>
          <w:lang w:eastAsia="en-IN" w:bidi="hi-IN"/>
        </w:rPr>
        <w:t>"Showing simple room"</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569CD6"/>
          <w:sz w:val="21"/>
          <w:szCs w:val="21"/>
          <w:lang w:eastAsia="en-IN" w:bidi="hi-IN"/>
        </w:rPr>
        <w:t>public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class</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SpecialRoom</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implements</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Room</w:t>
      </w:r>
      <w:r w:rsidRPr="00934256">
        <w:rPr>
          <w:rFonts w:ascii="Consolas" w:eastAsia="Times New Roman" w:hAnsi="Consolas" w:cs="Times New Roman"/>
          <w:color w:val="D4D4D4"/>
          <w:sz w:val="21"/>
          <w:szCs w:val="21"/>
          <w:lang w:eastAsia="en-IN" w:bidi="hi-IN"/>
        </w:rPr>
        <w:t xml:space="preserve">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r w:rsidRPr="00934256">
        <w:rPr>
          <w:rFonts w:ascii="Consolas" w:eastAsia="Times New Roman" w:hAnsi="Consolas" w:cs="Times New Roman"/>
          <w:color w:val="4EC9B0"/>
          <w:sz w:val="21"/>
          <w:szCs w:val="21"/>
          <w:lang w:eastAsia="en-IN" w:bidi="hi-IN"/>
        </w:rPr>
        <w:t>Override</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public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void</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DCDCAA"/>
          <w:sz w:val="21"/>
          <w:szCs w:val="21"/>
          <w:lang w:eastAsia="en-IN" w:bidi="hi-IN"/>
        </w:rPr>
        <w:t>showRoom</w:t>
      </w: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System</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9CDCFE"/>
          <w:sz w:val="21"/>
          <w:szCs w:val="21"/>
          <w:lang w:eastAsia="en-IN" w:bidi="hi-IN"/>
        </w:rPr>
        <w:t>out</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DCDCAA"/>
          <w:sz w:val="21"/>
          <w:szCs w:val="21"/>
          <w:lang w:eastAsia="en-IN" w:bidi="hi-IN"/>
        </w:rPr>
        <w:t>println</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CE9178"/>
          <w:sz w:val="21"/>
          <w:szCs w:val="21"/>
          <w:lang w:eastAsia="en-IN" w:bidi="hi-IN"/>
        </w:rPr>
        <w:t>"Showing special Room"</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569CD6"/>
          <w:sz w:val="21"/>
          <w:szCs w:val="21"/>
          <w:lang w:eastAsia="en-IN" w:bidi="hi-IN"/>
        </w:rPr>
        <w:t>public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class</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RoomInterfaceMain</w:t>
      </w:r>
      <w:r w:rsidRPr="00934256">
        <w:rPr>
          <w:rFonts w:ascii="Consolas" w:eastAsia="Times New Roman" w:hAnsi="Consolas" w:cs="Times New Roman"/>
          <w:color w:val="D4D4D4"/>
          <w:sz w:val="21"/>
          <w:szCs w:val="21"/>
          <w:lang w:eastAsia="en-IN" w:bidi="hi-IN"/>
        </w:rPr>
        <w:t xml:space="preserve">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public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569CD6"/>
          <w:sz w:val="21"/>
          <w:szCs w:val="21"/>
          <w:lang w:eastAsia="en-IN" w:bidi="hi-IN"/>
        </w:rPr>
        <w:t>static</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void</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DCDCAA"/>
          <w:sz w:val="21"/>
          <w:szCs w:val="21"/>
          <w:lang w:eastAsia="en-IN" w:bidi="hi-IN"/>
        </w:rPr>
        <w:t>main</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4EC9B0"/>
          <w:sz w:val="21"/>
          <w:szCs w:val="21"/>
          <w:lang w:eastAsia="en-IN" w:bidi="hi-IN"/>
        </w:rPr>
        <w:t>String</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args</w:t>
      </w: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6A9955"/>
          <w:sz w:val="21"/>
          <w:szCs w:val="21"/>
          <w:lang w:eastAsia="en-IN" w:bidi="hi-IN"/>
        </w:rPr>
        <w:t>// You can assign interface reference variable to concrete implementation</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4EC9B0"/>
          <w:sz w:val="21"/>
          <w:szCs w:val="21"/>
          <w:lang w:eastAsia="en-IN" w:bidi="hi-IN"/>
        </w:rPr>
        <w:t>Room</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room</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C586C0"/>
          <w:sz w:val="21"/>
          <w:szCs w:val="21"/>
          <w:lang w:eastAsia="en-IN" w:bidi="hi-IN"/>
        </w:rPr>
        <w:t>new</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DCDCAA"/>
          <w:sz w:val="21"/>
          <w:szCs w:val="21"/>
          <w:lang w:eastAsia="en-IN" w:bidi="hi-IN"/>
        </w:rPr>
        <w:t>SimpleRoom</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room</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DCDCAA"/>
          <w:sz w:val="21"/>
          <w:szCs w:val="21"/>
          <w:lang w:eastAsia="en-IN" w:bidi="hi-IN"/>
        </w:rPr>
        <w:t>showRoom</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System</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9CDCFE"/>
          <w:sz w:val="21"/>
          <w:szCs w:val="21"/>
          <w:lang w:eastAsia="en-IN" w:bidi="hi-IN"/>
        </w:rPr>
        <w:t>out</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DCDCAA"/>
          <w:sz w:val="21"/>
          <w:szCs w:val="21"/>
          <w:lang w:eastAsia="en-IN" w:bidi="hi-IN"/>
        </w:rPr>
        <w:t>println</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CE9178"/>
          <w:sz w:val="21"/>
          <w:szCs w:val="21"/>
          <w:lang w:eastAsia="en-IN" w:bidi="hi-IN"/>
        </w:rPr>
        <w:t>"================="</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6A9955"/>
          <w:sz w:val="21"/>
          <w:szCs w:val="21"/>
          <w:lang w:eastAsia="en-IN" w:bidi="hi-IN"/>
        </w:rPr>
        <w:t>// You can easily change implementation</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room=</w:t>
      </w:r>
      <w:r w:rsidRPr="00934256">
        <w:rPr>
          <w:rFonts w:ascii="Consolas" w:eastAsia="Times New Roman" w:hAnsi="Consolas" w:cs="Times New Roman"/>
          <w:color w:val="C586C0"/>
          <w:sz w:val="21"/>
          <w:szCs w:val="21"/>
          <w:lang w:eastAsia="en-IN" w:bidi="hi-IN"/>
        </w:rPr>
        <w:t>new</w:t>
      </w: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DCDCAA"/>
          <w:sz w:val="21"/>
          <w:szCs w:val="21"/>
          <w:lang w:eastAsia="en-IN" w:bidi="hi-IN"/>
        </w:rPr>
        <w:t>SpecialRoom</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xml:space="preserve">        </w:t>
      </w:r>
      <w:r w:rsidRPr="00934256">
        <w:rPr>
          <w:rFonts w:ascii="Consolas" w:eastAsia="Times New Roman" w:hAnsi="Consolas" w:cs="Times New Roman"/>
          <w:color w:val="9CDCFE"/>
          <w:sz w:val="21"/>
          <w:szCs w:val="21"/>
          <w:lang w:eastAsia="en-IN" w:bidi="hi-IN"/>
        </w:rPr>
        <w:t>room</w:t>
      </w:r>
      <w:r w:rsidRPr="00934256">
        <w:rPr>
          <w:rFonts w:ascii="Consolas" w:eastAsia="Times New Roman" w:hAnsi="Consolas" w:cs="Times New Roman"/>
          <w:color w:val="D4D4D4"/>
          <w:sz w:val="21"/>
          <w:szCs w:val="21"/>
          <w:lang w:eastAsia="en-IN" w:bidi="hi-IN"/>
        </w:rPr>
        <w:t>.</w:t>
      </w:r>
      <w:r w:rsidRPr="00934256">
        <w:rPr>
          <w:rFonts w:ascii="Consolas" w:eastAsia="Times New Roman" w:hAnsi="Consolas" w:cs="Times New Roman"/>
          <w:color w:val="DCDCAA"/>
          <w:sz w:val="21"/>
          <w:szCs w:val="21"/>
          <w:lang w:eastAsia="en-IN" w:bidi="hi-IN"/>
        </w:rPr>
        <w:t>showRoom</w:t>
      </w: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w:t>
      </w:r>
    </w:p>
    <w:p w:rsidR="00934256" w:rsidRPr="00934256" w:rsidRDefault="00934256" w:rsidP="000C79F0">
      <w:pPr>
        <w:pStyle w:val="ListParagraph"/>
        <w:numPr>
          <w:ilvl w:val="0"/>
          <w:numId w:val="32"/>
        </w:numPr>
        <w:shd w:val="clear" w:color="auto" w:fill="1E1E1E"/>
        <w:spacing w:after="0" w:line="285" w:lineRule="atLeast"/>
        <w:rPr>
          <w:rFonts w:ascii="Consolas" w:eastAsia="Times New Roman" w:hAnsi="Consolas" w:cs="Times New Roman"/>
          <w:color w:val="D4D4D4"/>
          <w:sz w:val="21"/>
          <w:szCs w:val="21"/>
          <w:lang w:eastAsia="en-IN" w:bidi="hi-IN"/>
        </w:rPr>
      </w:pPr>
      <w:r w:rsidRPr="00934256">
        <w:rPr>
          <w:rFonts w:ascii="Consolas" w:eastAsia="Times New Roman" w:hAnsi="Consolas" w:cs="Times New Roman"/>
          <w:color w:val="D4D4D4"/>
          <w:sz w:val="21"/>
          <w:szCs w:val="21"/>
          <w:lang w:eastAsia="en-IN" w:bidi="hi-IN"/>
        </w:rPr>
        <w:t> </w:t>
      </w:r>
    </w:p>
    <w:p w:rsidR="00E235A7" w:rsidRDefault="00E235A7" w:rsidP="00E235A7"/>
    <w:p w:rsidR="00B73342" w:rsidRDefault="00B73342" w:rsidP="00B73342">
      <w:pPr>
        <w:pStyle w:val="Heading2"/>
        <w:spacing w:before="450" w:line="450" w:lineRule="atLeast"/>
        <w:rPr>
          <w:rFonts w:ascii="Arial" w:hAnsi="Arial" w:cs="Arial"/>
        </w:rPr>
      </w:pPr>
      <w:r>
        <w:rPr>
          <w:rFonts w:ascii="Arial" w:hAnsi="Arial" w:cs="Arial"/>
        </w:rPr>
        <w:t>Abstract class vs Interface</w:t>
      </w:r>
    </w:p>
    <w:tbl>
      <w:tblPr>
        <w:tblW w:w="0" w:type="auto"/>
        <w:tblCellMar>
          <w:left w:w="0" w:type="dxa"/>
          <w:right w:w="0" w:type="dxa"/>
        </w:tblCellMar>
        <w:tblLook w:val="04A0" w:firstRow="1" w:lastRow="0" w:firstColumn="1" w:lastColumn="0" w:noHBand="0" w:noVBand="1"/>
      </w:tblPr>
      <w:tblGrid>
        <w:gridCol w:w="2676"/>
        <w:gridCol w:w="3022"/>
        <w:gridCol w:w="3308"/>
      </w:tblGrid>
      <w:tr w:rsidR="00B73342" w:rsidTr="00B73342">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jc w:val="center"/>
              <w:rPr>
                <w:rFonts w:ascii="Arial" w:hAnsi="Arial" w:cs="Arial"/>
                <w:b/>
                <w:bCs/>
                <w:color w:val="000000"/>
                <w:sz w:val="27"/>
                <w:szCs w:val="27"/>
              </w:rPr>
            </w:pPr>
            <w:r>
              <w:rPr>
                <w:rFonts w:ascii="Arial" w:hAnsi="Arial" w:cs="Arial"/>
                <w:b/>
                <w:bCs/>
                <w:color w:val="000000"/>
                <w:sz w:val="27"/>
                <w:szCs w:val="27"/>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jc w:val="center"/>
              <w:rPr>
                <w:rFonts w:ascii="Arial" w:hAnsi="Arial" w:cs="Arial"/>
                <w:b/>
                <w:bCs/>
                <w:color w:val="000000"/>
                <w:sz w:val="27"/>
                <w:szCs w:val="27"/>
              </w:rPr>
            </w:pPr>
            <w:r>
              <w:rPr>
                <w:rFonts w:ascii="Arial" w:hAnsi="Arial" w:cs="Arial"/>
                <w:b/>
                <w:bCs/>
                <w:color w:val="000000"/>
                <w:sz w:val="27"/>
                <w:szCs w:val="27"/>
              </w:rPr>
              <w:t>Abstract class</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jc w:val="center"/>
              <w:rPr>
                <w:rFonts w:ascii="Arial" w:hAnsi="Arial" w:cs="Arial"/>
                <w:b/>
                <w:bCs/>
                <w:color w:val="000000"/>
                <w:sz w:val="27"/>
                <w:szCs w:val="27"/>
              </w:rPr>
            </w:pPr>
            <w:r>
              <w:rPr>
                <w:rFonts w:ascii="Arial" w:hAnsi="Arial" w:cs="Arial"/>
                <w:b/>
                <w:bCs/>
                <w:color w:val="000000"/>
                <w:sz w:val="27"/>
                <w:szCs w:val="27"/>
              </w:rPr>
              <w:t>Interface</w:t>
            </w:r>
          </w:p>
        </w:tc>
      </w:tr>
      <w:tr w:rsidR="00B73342" w:rsidTr="00B73342">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lastRenderedPageBreak/>
              <w:t>Default method Implementation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It can have default method implementation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Interfaces are pure abstraction.It can not have implementation at all but in java 8, you can have default methods in interface.</w:t>
            </w:r>
          </w:p>
        </w:tc>
      </w:tr>
      <w:tr w:rsidR="00B73342" w:rsidTr="00B73342">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t>Implementation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pPr>
              <w:pStyle w:val="NormalWeb"/>
              <w:spacing w:before="225" w:beforeAutospacing="0" w:after="450" w:afterAutospacing="0" w:line="450" w:lineRule="atLeast"/>
              <w:rPr>
                <w:rFonts w:ascii="Arial" w:hAnsi="Arial" w:cs="Arial"/>
                <w:color w:val="4B4B4B"/>
                <w:sz w:val="27"/>
                <w:szCs w:val="27"/>
              </w:rPr>
            </w:pPr>
            <w:r>
              <w:rPr>
                <w:rFonts w:ascii="Arial" w:hAnsi="Arial" w:cs="Arial"/>
                <w:color w:val="4B4B4B"/>
                <w:sz w:val="27"/>
                <w:szCs w:val="27"/>
              </w:rPr>
              <w:t>Subclasses use </w:t>
            </w:r>
            <w:r>
              <w:rPr>
                <w:rFonts w:ascii="Arial" w:hAnsi="Arial" w:cs="Arial"/>
                <w:b/>
                <w:bCs/>
                <w:color w:val="4B4B4B"/>
                <w:sz w:val="27"/>
                <w:szCs w:val="27"/>
              </w:rPr>
              <w:t>extends </w:t>
            </w:r>
            <w:r>
              <w:rPr>
                <w:rFonts w:ascii="Arial" w:hAnsi="Arial" w:cs="Arial"/>
                <w:color w:val="4B4B4B"/>
                <w:sz w:val="27"/>
                <w:szCs w:val="27"/>
              </w:rPr>
              <w:t>keyword to extend an abstract class and they need to provide implementation of all the declared methods in the abstract class unless the subclass is also an abstract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subclasses use </w:t>
            </w:r>
            <w:r>
              <w:rPr>
                <w:rFonts w:ascii="Arial" w:hAnsi="Arial" w:cs="Arial"/>
                <w:b/>
                <w:bCs/>
                <w:color w:val="000000"/>
                <w:sz w:val="27"/>
                <w:szCs w:val="27"/>
                <w:lang w:val="en-US"/>
              </w:rPr>
              <w:t>implements </w:t>
            </w:r>
            <w:r>
              <w:rPr>
                <w:rFonts w:ascii="Arial" w:hAnsi="Arial" w:cs="Arial"/>
                <w:color w:val="000000"/>
                <w:sz w:val="27"/>
                <w:szCs w:val="27"/>
                <w:lang w:val="en-US"/>
              </w:rPr>
              <w:t>keyword to implement interfaces and should provide implementation for all the methods declared in the interface</w:t>
            </w:r>
          </w:p>
        </w:tc>
      </w:tr>
      <w:tr w:rsidR="00B73342" w:rsidTr="00B73342">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rPr>
              <w:t>Constructor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Abstract class can have constructor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Interface  can not have constructor</w:t>
            </w:r>
          </w:p>
        </w:tc>
      </w:tr>
      <w:tr w:rsidR="00B73342" w:rsidTr="00B73342">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rPr>
              <w:t>Different from normal java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Abstract classes are almost same as java classes except you can not instantiate it.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Interfaces are altogether different type</w:t>
            </w:r>
          </w:p>
        </w:tc>
      </w:tr>
      <w:tr w:rsidR="00B73342" w:rsidTr="00B73342">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t>Access Modifier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Abstract class methods can have public ,protected,private and default modifier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Interface methods are by default public. you can not use any other access modifier with it</w:t>
            </w:r>
          </w:p>
        </w:tc>
      </w:tr>
      <w:tr w:rsidR="00B73342" w:rsidTr="00B73342">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t>Main()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Abstract classes can have main method so we can run it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t>Interface do not have main method so we can not run it.</w:t>
            </w:r>
          </w:p>
        </w:tc>
      </w:tr>
      <w:tr w:rsidR="00B73342" w:rsidTr="00B73342">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t>Multiple inheritance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 xml:space="preserve">Abstract class can extends one other class and can </w:t>
            </w:r>
            <w:r>
              <w:rPr>
                <w:rFonts w:ascii="Arial" w:hAnsi="Arial" w:cs="Arial"/>
                <w:color w:val="000000"/>
                <w:sz w:val="27"/>
                <w:szCs w:val="27"/>
              </w:rPr>
              <w:lastRenderedPageBreak/>
              <w:t>implement one or more interface.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lang w:val="en-US"/>
              </w:rPr>
              <w:lastRenderedPageBreak/>
              <w:t>Interface can extends to one or more interfaces only</w:t>
            </w:r>
          </w:p>
        </w:tc>
      </w:tr>
      <w:tr w:rsidR="00B73342" w:rsidTr="00B73342">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lastRenderedPageBreak/>
              <w:t>Speed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pPr>
              <w:pStyle w:val="NormalWeb"/>
              <w:spacing w:before="225" w:beforeAutospacing="0" w:after="450" w:afterAutospacing="0" w:line="450" w:lineRule="atLeast"/>
              <w:rPr>
                <w:rFonts w:ascii="Arial" w:hAnsi="Arial" w:cs="Arial"/>
                <w:color w:val="4B4B4B"/>
                <w:sz w:val="27"/>
                <w:szCs w:val="27"/>
              </w:rPr>
            </w:pPr>
            <w:r>
              <w:rPr>
                <w:rFonts w:ascii="Arial" w:hAnsi="Arial" w:cs="Arial"/>
                <w:color w:val="4B4B4B"/>
                <w:sz w:val="27"/>
                <w:szCs w:val="27"/>
              </w:rPr>
              <w:t>It is faster than interface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Interface is somewhat slower as it takes some time to find implemented method in class</w:t>
            </w:r>
          </w:p>
        </w:tc>
      </w:tr>
      <w:tr w:rsidR="00B73342" w:rsidTr="00B73342">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FF0000"/>
                <w:sz w:val="27"/>
                <w:szCs w:val="27"/>
                <w:lang w:val="en-US"/>
              </w:rPr>
              <w:t>Adding new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If you add new method to abstract class, you can provide default implementation of it. So you don’t need to change your current code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rsidR="00B73342" w:rsidRDefault="00B73342" w:rsidP="00B73342">
            <w:pPr>
              <w:rPr>
                <w:rFonts w:ascii="Arial" w:hAnsi="Arial" w:cs="Arial"/>
                <w:color w:val="000000"/>
                <w:sz w:val="27"/>
                <w:szCs w:val="27"/>
              </w:rPr>
            </w:pPr>
            <w:r>
              <w:rPr>
                <w:rFonts w:ascii="Arial" w:hAnsi="Arial" w:cs="Arial"/>
                <w:color w:val="000000"/>
                <w:sz w:val="27"/>
                <w:szCs w:val="27"/>
              </w:rPr>
              <w:t>If you add new method to interface, you have to change the classes which are implementing that interface</w:t>
            </w:r>
          </w:p>
        </w:tc>
      </w:tr>
    </w:tbl>
    <w:p w:rsidR="00B73342" w:rsidRPr="00E235A7" w:rsidRDefault="003B071C" w:rsidP="00E235A7">
      <w:r>
        <w:t xml:space="preserve"> </w:t>
      </w:r>
      <w:r w:rsidR="008D4C08">
        <w:t xml:space="preserve">                     .       </w:t>
      </w:r>
      <w:r w:rsidR="00311D84">
        <w:t xml:space="preserve">      </w:t>
      </w:r>
      <w:bookmarkStart w:id="0" w:name="_GoBack"/>
      <w:bookmarkEnd w:id="0"/>
    </w:p>
    <w:p w:rsidR="004314EB" w:rsidRPr="006D3B0B" w:rsidRDefault="004314EB" w:rsidP="004314EB">
      <w:pPr>
        <w:pStyle w:val="Heading2"/>
        <w:shd w:val="clear" w:color="auto" w:fill="F9FAFC"/>
        <w:spacing w:before="0" w:after="180" w:line="540" w:lineRule="atLeast"/>
        <w:rPr>
          <w:rFonts w:ascii="Arial" w:hAnsi="Arial" w:cs="Arial"/>
          <w:b/>
          <w:bCs/>
          <w:color w:val="25265E"/>
        </w:rPr>
      </w:pPr>
      <w:r w:rsidRPr="006D3B0B">
        <w:rPr>
          <w:rFonts w:ascii="Arial" w:hAnsi="Arial" w:cs="Arial"/>
          <w:b/>
          <w:bCs/>
          <w:color w:val="25265E"/>
        </w:rPr>
        <w:t>Data Hiding</w:t>
      </w:r>
    </w:p>
    <w:p w:rsidR="004314EB" w:rsidRDefault="004314EB" w:rsidP="004314EB">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Data hiding is a way of restricting the access of our data members by out of the class by using private keyword achieve data hiding the implementation details. Encapsulation also provides a way for data hiding.</w:t>
      </w:r>
    </w:p>
    <w:p w:rsidR="00AE6524" w:rsidRDefault="00AE6524" w:rsidP="004314EB">
      <w:pPr>
        <w:pStyle w:val="NormalWeb"/>
        <w:shd w:val="clear" w:color="auto" w:fill="F9FAFC"/>
        <w:spacing w:before="0" w:beforeAutospacing="0" w:after="240" w:afterAutospacing="0" w:line="450" w:lineRule="atLeast"/>
        <w:rPr>
          <w:rFonts w:ascii="Arial" w:hAnsi="Arial" w:cs="Arial"/>
          <w:sz w:val="27"/>
          <w:szCs w:val="27"/>
        </w:rPr>
      </w:pPr>
      <w:r w:rsidRPr="00AE6524">
        <w:rPr>
          <w:rFonts w:ascii="Arial" w:hAnsi="Arial" w:cs="Arial"/>
          <w:sz w:val="27"/>
          <w:szCs w:val="27"/>
        </w:rPr>
        <w:t>Data hiding using the private specifier</w:t>
      </w:r>
    </w:p>
    <w:p w:rsidR="004314EB" w:rsidRDefault="004314EB" w:rsidP="00EC7F68">
      <w:pPr>
        <w:pStyle w:val="Heading3"/>
        <w:shd w:val="clear" w:color="auto" w:fill="FFFFFF"/>
        <w:spacing w:line="312" w:lineRule="atLeast"/>
        <w:jc w:val="both"/>
        <w:rPr>
          <w:rFonts w:ascii="Segoe UI" w:hAnsi="Segoe UI" w:cs="Segoe UI"/>
          <w:b/>
          <w:bCs/>
          <w:color w:val="610B4B"/>
          <w:sz w:val="32"/>
          <w:szCs w:val="32"/>
        </w:rPr>
      </w:pPr>
    </w:p>
    <w:p w:rsidR="00EC7F68" w:rsidRDefault="00EC7F68" w:rsidP="00EC7F68">
      <w:pPr>
        <w:pStyle w:val="Heading3"/>
        <w:shd w:val="clear" w:color="auto" w:fill="FFFFFF"/>
        <w:spacing w:line="312" w:lineRule="atLeast"/>
        <w:jc w:val="both"/>
        <w:rPr>
          <w:rFonts w:ascii="Segoe UI" w:hAnsi="Segoe UI" w:cs="Segoe UI"/>
          <w:b/>
          <w:bCs/>
          <w:color w:val="610B4B"/>
          <w:sz w:val="32"/>
          <w:szCs w:val="32"/>
        </w:rPr>
      </w:pPr>
      <w:r w:rsidRPr="00406B43">
        <w:rPr>
          <w:rFonts w:ascii="Segoe UI" w:hAnsi="Segoe UI" w:cs="Segoe UI"/>
          <w:b/>
          <w:bCs/>
          <w:color w:val="610B4B"/>
          <w:sz w:val="32"/>
          <w:szCs w:val="32"/>
        </w:rPr>
        <w:t>Encapsulation</w:t>
      </w:r>
    </w:p>
    <w:p w:rsidR="00E632CB" w:rsidRDefault="00E632CB" w:rsidP="00E632CB">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rsidR="002A7DF8" w:rsidRPr="00E632CB" w:rsidRDefault="002A7DF8" w:rsidP="00E632CB">
      <w:r>
        <w:rPr>
          <w:rFonts w:ascii="Segoe UI" w:hAnsi="Segoe UI" w:cs="Segoe UI"/>
          <w:color w:val="333333"/>
          <w:shd w:val="clear" w:color="auto" w:fill="FFFFFF"/>
        </w:rPr>
        <w:t>The </w:t>
      </w:r>
      <w:r>
        <w:rPr>
          <w:rStyle w:val="Strong"/>
          <w:rFonts w:ascii="Segoe UI" w:hAnsi="Segoe UI" w:cs="Segoe UI"/>
          <w:color w:val="333333"/>
          <w:shd w:val="clear" w:color="auto" w:fill="FFFFFF"/>
        </w:rPr>
        <w:t>Java Bean</w:t>
      </w:r>
      <w:r>
        <w:rPr>
          <w:rFonts w:ascii="Segoe UI" w:hAnsi="Segoe UI" w:cs="Segoe UI"/>
          <w:color w:val="333333"/>
          <w:shd w:val="clear" w:color="auto" w:fill="FFFFFF"/>
        </w:rPr>
        <w:t> class is the example of a fully encapsulated class.</w:t>
      </w:r>
    </w:p>
    <w:p w:rsidR="00690317" w:rsidRDefault="006D1A2C" w:rsidP="00DD663A">
      <w:pPr>
        <w:pStyle w:val="NormalWeb"/>
        <w:shd w:val="clear" w:color="auto" w:fill="FFFFFF"/>
        <w:jc w:val="both"/>
        <w:rPr>
          <w:rFonts w:ascii="Arial" w:hAnsi="Arial" w:cs="Arial"/>
          <w:color w:val="4B4B4B"/>
          <w:sz w:val="27"/>
          <w:szCs w:val="27"/>
        </w:rPr>
      </w:pPr>
      <w:r>
        <w:rPr>
          <w:rStyle w:val="HTMLCode"/>
          <w:rFonts w:ascii="Arial" w:hAnsi="Arial" w:cs="Arial"/>
          <w:color w:val="4B4B4B"/>
          <w:sz w:val="27"/>
          <w:szCs w:val="27"/>
        </w:rPr>
        <w:t>Encapsulation</w:t>
      </w:r>
      <w:r>
        <w:rPr>
          <w:rFonts w:ascii="Arial" w:hAnsi="Arial" w:cs="Arial"/>
          <w:color w:val="4B4B4B"/>
          <w:sz w:val="27"/>
          <w:szCs w:val="27"/>
        </w:rPr>
        <w:t> in java is the process of </w:t>
      </w:r>
      <w:r>
        <w:rPr>
          <w:rStyle w:val="Strong"/>
          <w:rFonts w:ascii="Arial" w:hAnsi="Arial" w:cs="Arial"/>
          <w:color w:val="4B4B4B"/>
          <w:sz w:val="27"/>
          <w:szCs w:val="27"/>
        </w:rPr>
        <w:t>binding related data(variables) and functionality(methods)</w:t>
      </w:r>
      <w:r>
        <w:rPr>
          <w:rFonts w:ascii="Arial" w:hAnsi="Arial" w:cs="Arial"/>
          <w:color w:val="4B4B4B"/>
          <w:sz w:val="27"/>
          <w:szCs w:val="27"/>
        </w:rPr>
        <w:t> into a single unit called class. Encapsulation can be achieved by using </w:t>
      </w:r>
      <w:hyperlink r:id="rId45" w:tgtFrame="_blank" w:history="1">
        <w:r>
          <w:rPr>
            <w:rStyle w:val="Hyperlink"/>
            <w:rFonts w:ascii="Arial" w:eastAsiaTheme="majorEastAsia" w:hAnsi="Arial" w:cs="Arial"/>
            <w:color w:val="014FD0"/>
            <w:sz w:val="27"/>
            <w:szCs w:val="27"/>
          </w:rPr>
          <w:t>access modifier</w:t>
        </w:r>
      </w:hyperlink>
      <w:r>
        <w:rPr>
          <w:rFonts w:ascii="Arial" w:hAnsi="Arial" w:cs="Arial"/>
          <w:color w:val="4B4B4B"/>
          <w:sz w:val="27"/>
          <w:szCs w:val="27"/>
        </w:rPr>
        <w:t> such as public, private, protected or default, so your class will be safe from un</w:t>
      </w:r>
      <w:r w:rsidR="00DD663A">
        <w:rPr>
          <w:rFonts w:ascii="Arial" w:hAnsi="Arial" w:cs="Arial"/>
          <w:color w:val="4B4B4B"/>
          <w:sz w:val="27"/>
          <w:szCs w:val="27"/>
        </w:rPr>
        <w:t xml:space="preserve">authorized access by others </w:t>
      </w:r>
    </w:p>
    <w:p w:rsidR="00DD663A" w:rsidRPr="00DD663A" w:rsidRDefault="00DD663A" w:rsidP="00DD663A">
      <w:pPr>
        <w:spacing w:before="225" w:after="450" w:line="450" w:lineRule="atLeast"/>
        <w:rPr>
          <w:rFonts w:ascii="Arial" w:eastAsia="Times New Roman" w:hAnsi="Arial" w:cs="Arial"/>
          <w:color w:val="4B4B4B"/>
          <w:sz w:val="27"/>
          <w:szCs w:val="27"/>
          <w:lang w:eastAsia="en-IN" w:bidi="hi-IN"/>
        </w:rPr>
      </w:pPr>
      <w:r w:rsidRPr="00DD663A">
        <w:rPr>
          <w:rFonts w:ascii="Arial" w:eastAsia="Times New Roman" w:hAnsi="Arial" w:cs="Arial"/>
          <w:color w:val="4B4B4B"/>
          <w:sz w:val="27"/>
          <w:szCs w:val="27"/>
          <w:lang w:eastAsia="en-IN" w:bidi="hi-IN"/>
        </w:rPr>
        <w:t>We can create fully encapsulated class by</w:t>
      </w:r>
    </w:p>
    <w:p w:rsidR="00DD663A" w:rsidRPr="00DD663A" w:rsidRDefault="00DD663A" w:rsidP="000C79F0">
      <w:pPr>
        <w:numPr>
          <w:ilvl w:val="0"/>
          <w:numId w:val="37"/>
        </w:numPr>
        <w:spacing w:before="100" w:beforeAutospacing="1" w:after="100" w:afterAutospacing="1" w:line="450" w:lineRule="atLeast"/>
        <w:rPr>
          <w:rFonts w:ascii="Arial" w:eastAsia="Times New Roman" w:hAnsi="Arial" w:cs="Arial"/>
          <w:color w:val="4B4B4B"/>
          <w:sz w:val="27"/>
          <w:szCs w:val="27"/>
          <w:lang w:eastAsia="en-IN" w:bidi="hi-IN"/>
        </w:rPr>
      </w:pPr>
      <w:r w:rsidRPr="00DD663A">
        <w:rPr>
          <w:rFonts w:ascii="Arial" w:eastAsia="Times New Roman" w:hAnsi="Arial" w:cs="Arial"/>
          <w:color w:val="4B4B4B"/>
          <w:sz w:val="27"/>
          <w:szCs w:val="27"/>
          <w:lang w:eastAsia="en-IN" w:bidi="hi-IN"/>
        </w:rPr>
        <w:t>Making variables private</w:t>
      </w:r>
    </w:p>
    <w:p w:rsidR="00DD663A" w:rsidRPr="00DD663A" w:rsidRDefault="00DD663A" w:rsidP="000C79F0">
      <w:pPr>
        <w:numPr>
          <w:ilvl w:val="0"/>
          <w:numId w:val="37"/>
        </w:numPr>
        <w:spacing w:before="100" w:beforeAutospacing="1" w:after="100" w:afterAutospacing="1" w:line="450" w:lineRule="atLeast"/>
        <w:rPr>
          <w:rFonts w:ascii="Arial" w:eastAsia="Times New Roman" w:hAnsi="Arial" w:cs="Arial"/>
          <w:color w:val="4B4B4B"/>
          <w:sz w:val="27"/>
          <w:szCs w:val="27"/>
          <w:lang w:eastAsia="en-IN" w:bidi="hi-IN"/>
        </w:rPr>
      </w:pPr>
      <w:r w:rsidRPr="00DD663A">
        <w:rPr>
          <w:rFonts w:ascii="Arial" w:eastAsia="Times New Roman" w:hAnsi="Arial" w:cs="Arial"/>
          <w:color w:val="4B4B4B"/>
          <w:sz w:val="27"/>
          <w:szCs w:val="27"/>
          <w:lang w:eastAsia="en-IN" w:bidi="hi-IN"/>
        </w:rPr>
        <w:lastRenderedPageBreak/>
        <w:t>Providing getters and setters methods for the accessing the variables.</w:t>
      </w:r>
    </w:p>
    <w:p w:rsidR="00DD663A" w:rsidRDefault="00DD663A" w:rsidP="00DD663A">
      <w:pPr>
        <w:spacing w:before="225" w:after="450" w:line="450" w:lineRule="atLeast"/>
        <w:rPr>
          <w:rFonts w:ascii="Arial" w:eastAsia="Times New Roman" w:hAnsi="Arial" w:cs="Arial"/>
          <w:color w:val="4B4B4B"/>
          <w:sz w:val="27"/>
          <w:szCs w:val="27"/>
          <w:lang w:eastAsia="en-IN" w:bidi="hi-IN"/>
        </w:rPr>
      </w:pPr>
      <w:r w:rsidRPr="00DD663A">
        <w:rPr>
          <w:rFonts w:ascii="Arial" w:eastAsia="Times New Roman" w:hAnsi="Arial" w:cs="Arial"/>
          <w:color w:val="4B4B4B"/>
          <w:sz w:val="27"/>
          <w:szCs w:val="27"/>
          <w:lang w:eastAsia="en-IN" w:bidi="hi-IN"/>
        </w:rPr>
        <w:t>Encapsulation is also termed as data hiding because you are making variables private and variables can be only accessed through public getters and setters.</w:t>
      </w:r>
    </w:p>
    <w:p w:rsidR="006322CD" w:rsidRPr="00406B43" w:rsidRDefault="006322CD" w:rsidP="006322CD">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hAnsi="Segoe UI" w:cs="Segoe UI"/>
          <w:color w:val="444444"/>
          <w:sz w:val="32"/>
          <w:szCs w:val="32"/>
          <w:bdr w:val="none" w:sz="0" w:space="0" w:color="auto" w:frame="1"/>
        </w:rPr>
        <w:t>We can implement Encapsulation in two ways:</w:t>
      </w:r>
    </w:p>
    <w:p w:rsidR="006322CD" w:rsidRPr="00406B43" w:rsidRDefault="006322CD" w:rsidP="006322CD">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hAnsi="Segoe UI" w:cs="Segoe UI"/>
          <w:color w:val="444444"/>
          <w:sz w:val="32"/>
          <w:szCs w:val="32"/>
          <w:bdr w:val="none" w:sz="0" w:space="0" w:color="auto" w:frame="1"/>
        </w:rPr>
        <w:t>1.</w:t>
      </w:r>
      <w:r w:rsidRPr="00406B43">
        <w:rPr>
          <w:rFonts w:ascii="Segoe UI" w:hAnsi="Segoe UI" w:cs="Segoe UI"/>
          <w:color w:val="444444"/>
          <w:sz w:val="32"/>
          <w:szCs w:val="32"/>
        </w:rPr>
        <w:t> Declare the instance variables as private. We make them private, so no one from outside the class can access them directly. We can only set and get the values of these variables using the methods of the class.</w:t>
      </w:r>
    </w:p>
    <w:p w:rsidR="006322CD" w:rsidRPr="00406B43" w:rsidRDefault="006322CD" w:rsidP="006322CD">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hAnsi="Segoe UI" w:cs="Segoe UI"/>
          <w:color w:val="444444"/>
          <w:sz w:val="32"/>
          <w:szCs w:val="32"/>
          <w:bdr w:val="none" w:sz="0" w:space="0" w:color="auto" w:frame="1"/>
        </w:rPr>
        <w:t>2.</w:t>
      </w:r>
      <w:r w:rsidRPr="00406B43">
        <w:rPr>
          <w:rFonts w:ascii="Segoe UI" w:hAnsi="Segoe UI" w:cs="Segoe UI"/>
          <w:color w:val="444444"/>
          <w:sz w:val="32"/>
          <w:szCs w:val="32"/>
        </w:rPr>
        <w:t> Provide the getter and setter methods in the class. These methods set and get the values of the instance variables.</w:t>
      </w:r>
    </w:p>
    <w:p w:rsidR="006322CD" w:rsidRDefault="006322CD" w:rsidP="006322CD">
      <w:pPr>
        <w:pStyle w:val="NormalWeb"/>
        <w:shd w:val="clear" w:color="auto" w:fill="FFFFFF"/>
        <w:spacing w:before="0" w:beforeAutospacing="0" w:after="240" w:afterAutospacing="0"/>
        <w:textAlignment w:val="baseline"/>
        <w:rPr>
          <w:rFonts w:ascii="Segoe UI" w:hAnsi="Segoe UI" w:cs="Segoe UI"/>
          <w:color w:val="444444"/>
          <w:sz w:val="32"/>
          <w:szCs w:val="32"/>
        </w:rPr>
      </w:pPr>
      <w:r w:rsidRPr="00406B43">
        <w:rPr>
          <w:rFonts w:ascii="Segoe UI" w:hAnsi="Segoe UI" w:cs="Segoe UI"/>
          <w:color w:val="444444"/>
          <w:sz w:val="32"/>
          <w:szCs w:val="32"/>
        </w:rPr>
        <w:t>Now, let us see an example if Encapsulation in Java:</w:t>
      </w:r>
    </w:p>
    <w:p w:rsidR="00547237" w:rsidRPr="00406B43" w:rsidRDefault="00547237" w:rsidP="006322CD">
      <w:pPr>
        <w:pStyle w:val="NormalWeb"/>
        <w:shd w:val="clear" w:color="auto" w:fill="FFFFFF"/>
        <w:spacing w:before="0" w:beforeAutospacing="0" w:after="240" w:afterAutospacing="0"/>
        <w:textAlignment w:val="baseline"/>
        <w:rPr>
          <w:rFonts w:ascii="Segoe UI" w:hAnsi="Segoe UI" w:cs="Segoe UI"/>
          <w:color w:val="444444"/>
          <w:sz w:val="32"/>
          <w:szCs w:val="32"/>
        </w:rPr>
      </w:pPr>
      <w:r w:rsidRPr="00406B43">
        <w:rPr>
          <w:rFonts w:ascii="Segoe UI" w:hAnsi="Segoe UI" w:cs="Segoe UI"/>
          <w:noProof/>
          <w:sz w:val="32"/>
          <w:szCs w:val="32"/>
        </w:rPr>
        <w:drawing>
          <wp:inline distT="0" distB="0" distL="0" distR="0" wp14:anchorId="7253275A" wp14:editId="7B19971C">
            <wp:extent cx="2762250" cy="2305050"/>
            <wp:effectExtent l="0" t="0" r="0" b="0"/>
            <wp:docPr id="5" name="Picture 5" descr="What is Object-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Object-Oriented Programm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0" cy="2305050"/>
                    </a:xfrm>
                    <a:prstGeom prst="rect">
                      <a:avLst/>
                    </a:prstGeom>
                    <a:noFill/>
                    <a:ln>
                      <a:noFill/>
                    </a:ln>
                  </pic:spPr>
                </pic:pic>
              </a:graphicData>
            </a:graphic>
          </wp:inline>
        </w:drawing>
      </w:r>
      <w:r w:rsidR="00E42FF4" w:rsidRPr="00E42FF4">
        <w:rPr>
          <w:rFonts w:ascii="Segoe UI" w:hAnsi="Segoe UI" w:cs="Segoe UI"/>
          <w:noProof/>
          <w:sz w:val="32"/>
          <w:szCs w:val="32"/>
        </w:rPr>
        <w:t xml:space="preserve"> </w:t>
      </w:r>
    </w:p>
    <w:p w:rsidR="006322CD" w:rsidRDefault="006322CD" w:rsidP="00DD663A">
      <w:pPr>
        <w:spacing w:before="225" w:after="450" w:line="450" w:lineRule="atLeast"/>
        <w:rPr>
          <w:rFonts w:ascii="Arial" w:eastAsia="Times New Roman" w:hAnsi="Arial" w:cs="Arial"/>
          <w:color w:val="4B4B4B"/>
          <w:sz w:val="27"/>
          <w:szCs w:val="27"/>
          <w:lang w:eastAsia="en-IN" w:bidi="hi-IN"/>
        </w:rPr>
      </w:pPr>
      <w:r w:rsidRPr="00406B43">
        <w:rPr>
          <w:rFonts w:ascii="Segoe UI" w:hAnsi="Segoe UI" w:cs="Segoe UI"/>
          <w:noProof/>
          <w:sz w:val="32"/>
          <w:szCs w:val="32"/>
        </w:rPr>
        <w:lastRenderedPageBreak/>
        <w:drawing>
          <wp:inline distT="0" distB="0" distL="0" distR="0" wp14:anchorId="0FDAE24F" wp14:editId="5B28A7B2">
            <wp:extent cx="5715000" cy="2914650"/>
            <wp:effectExtent l="0" t="0" r="0" b="0"/>
            <wp:docPr id="1" name="Picture 1"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psulation in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//A Java class which is a fully encapsulated class.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//It has a private data member and getter and setter methods.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package</w:t>
      </w:r>
      <w:r w:rsidRPr="00A67D1D">
        <w:rPr>
          <w:rFonts w:ascii="Consolas" w:eastAsia="Times New Roman" w:hAnsi="Consolas" w:cs="Times New Roman"/>
          <w:color w:val="D4D4D4"/>
          <w:sz w:val="21"/>
          <w:szCs w:val="21"/>
          <w:lang w:eastAsia="en-IN" w:bidi="hi-IN"/>
        </w:rPr>
        <w:t xml:space="preserve"> com.javatpoint;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public</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569CD6"/>
          <w:sz w:val="21"/>
          <w:szCs w:val="21"/>
          <w:lang w:eastAsia="en-IN" w:bidi="hi-IN"/>
        </w:rPr>
        <w:t>class</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4EC9B0"/>
          <w:sz w:val="21"/>
          <w:szCs w:val="21"/>
          <w:lang w:eastAsia="en-IN" w:bidi="hi-IN"/>
        </w:rPr>
        <w:t>Student</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//private data member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private</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4EC9B0"/>
          <w:sz w:val="21"/>
          <w:szCs w:val="21"/>
          <w:lang w:eastAsia="en-IN" w:bidi="hi-IN"/>
        </w:rPr>
        <w:t>String</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9CDCFE"/>
          <w:sz w:val="21"/>
          <w:szCs w:val="21"/>
          <w:lang w:eastAsia="en-IN" w:bidi="hi-IN"/>
        </w:rPr>
        <w:t>name</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//getter method for name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public</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4EC9B0"/>
          <w:sz w:val="21"/>
          <w:szCs w:val="21"/>
          <w:lang w:eastAsia="en-IN" w:bidi="hi-IN"/>
        </w:rPr>
        <w:t>String</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DCDCAA"/>
          <w:sz w:val="21"/>
          <w:szCs w:val="21"/>
          <w:lang w:eastAsia="en-IN" w:bidi="hi-IN"/>
        </w:rPr>
        <w:t>getName</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C586C0"/>
          <w:sz w:val="21"/>
          <w:szCs w:val="21"/>
          <w:lang w:eastAsia="en-IN" w:bidi="hi-IN"/>
        </w:rPr>
        <w:t>return</w:t>
      </w:r>
      <w:r w:rsidRPr="00A67D1D">
        <w:rPr>
          <w:rFonts w:ascii="Consolas" w:eastAsia="Times New Roman" w:hAnsi="Consolas" w:cs="Times New Roman"/>
          <w:color w:val="D4D4D4"/>
          <w:sz w:val="21"/>
          <w:szCs w:val="21"/>
          <w:lang w:eastAsia="en-IN" w:bidi="hi-IN"/>
        </w:rPr>
        <w:t xml:space="preserve"> name;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//setter method for name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public</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4EC9B0"/>
          <w:sz w:val="21"/>
          <w:szCs w:val="21"/>
          <w:lang w:eastAsia="en-IN" w:bidi="hi-IN"/>
        </w:rPr>
        <w:t>void</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DCDCAA"/>
          <w:sz w:val="21"/>
          <w:szCs w:val="21"/>
          <w:lang w:eastAsia="en-IN" w:bidi="hi-IN"/>
        </w:rPr>
        <w:t>setName</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4EC9B0"/>
          <w:sz w:val="21"/>
          <w:szCs w:val="21"/>
          <w:lang w:eastAsia="en-IN" w:bidi="hi-IN"/>
        </w:rPr>
        <w:t>String</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9CDCFE"/>
          <w:sz w:val="21"/>
          <w:szCs w:val="21"/>
          <w:lang w:eastAsia="en-IN" w:bidi="hi-IN"/>
        </w:rPr>
        <w:t>name</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this</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9CDCFE"/>
          <w:sz w:val="21"/>
          <w:szCs w:val="21"/>
          <w:lang w:eastAsia="en-IN" w:bidi="hi-IN"/>
        </w:rPr>
        <w:t>name</w:t>
      </w:r>
      <w:r w:rsidRPr="00A67D1D">
        <w:rPr>
          <w:rFonts w:ascii="Consolas" w:eastAsia="Times New Roman" w:hAnsi="Consolas" w:cs="Times New Roman"/>
          <w:color w:val="D4D4D4"/>
          <w:sz w:val="21"/>
          <w:szCs w:val="21"/>
          <w:lang w:eastAsia="en-IN" w:bidi="hi-IN"/>
        </w:rPr>
        <w:t>=name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//A Java class to test the encapsulated class.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package</w:t>
      </w:r>
      <w:r w:rsidRPr="00A67D1D">
        <w:rPr>
          <w:rFonts w:ascii="Consolas" w:eastAsia="Times New Roman" w:hAnsi="Consolas" w:cs="Times New Roman"/>
          <w:color w:val="D4D4D4"/>
          <w:sz w:val="21"/>
          <w:szCs w:val="21"/>
          <w:lang w:eastAsia="en-IN" w:bidi="hi-IN"/>
        </w:rPr>
        <w:t xml:space="preserve"> com.javatpoint;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class</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4EC9B0"/>
          <w:sz w:val="21"/>
          <w:szCs w:val="21"/>
          <w:lang w:eastAsia="en-IN" w:bidi="hi-IN"/>
        </w:rPr>
        <w:t>Test</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569CD6"/>
          <w:sz w:val="21"/>
          <w:szCs w:val="21"/>
          <w:lang w:eastAsia="en-IN" w:bidi="hi-IN"/>
        </w:rPr>
        <w:t>public</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569CD6"/>
          <w:sz w:val="21"/>
          <w:szCs w:val="21"/>
          <w:lang w:eastAsia="en-IN" w:bidi="hi-IN"/>
        </w:rPr>
        <w:t>static</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4EC9B0"/>
          <w:sz w:val="21"/>
          <w:szCs w:val="21"/>
          <w:lang w:eastAsia="en-IN" w:bidi="hi-IN"/>
        </w:rPr>
        <w:t>void</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DCDCAA"/>
          <w:sz w:val="21"/>
          <w:szCs w:val="21"/>
          <w:lang w:eastAsia="en-IN" w:bidi="hi-IN"/>
        </w:rPr>
        <w:t>main</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4EC9B0"/>
          <w:sz w:val="21"/>
          <w:szCs w:val="21"/>
          <w:lang w:eastAsia="en-IN" w:bidi="hi-IN"/>
        </w:rPr>
        <w:t>String</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9CDCFE"/>
          <w:sz w:val="21"/>
          <w:szCs w:val="21"/>
          <w:lang w:eastAsia="en-IN" w:bidi="hi-IN"/>
        </w:rPr>
        <w:t>args</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//creating instance of the encapsulated class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4EC9B0"/>
          <w:sz w:val="21"/>
          <w:szCs w:val="21"/>
          <w:lang w:eastAsia="en-IN" w:bidi="hi-IN"/>
        </w:rPr>
        <w:t>Student</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9CDCFE"/>
          <w:sz w:val="21"/>
          <w:szCs w:val="21"/>
          <w:lang w:eastAsia="en-IN" w:bidi="hi-IN"/>
        </w:rPr>
        <w:t>s</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C586C0"/>
          <w:sz w:val="21"/>
          <w:szCs w:val="21"/>
          <w:lang w:eastAsia="en-IN" w:bidi="hi-IN"/>
        </w:rPr>
        <w:t>new</w:t>
      </w:r>
      <w:r w:rsidRPr="00A67D1D">
        <w:rPr>
          <w:rFonts w:ascii="Consolas" w:eastAsia="Times New Roman" w:hAnsi="Consolas" w:cs="Times New Roman"/>
          <w:color w:val="D4D4D4"/>
          <w:sz w:val="21"/>
          <w:szCs w:val="21"/>
          <w:lang w:eastAsia="en-IN" w:bidi="hi-IN"/>
        </w:rPr>
        <w:t xml:space="preserve"> </w:t>
      </w:r>
      <w:r w:rsidRPr="00A67D1D">
        <w:rPr>
          <w:rFonts w:ascii="Consolas" w:eastAsia="Times New Roman" w:hAnsi="Consolas" w:cs="Times New Roman"/>
          <w:color w:val="DCDCAA"/>
          <w:sz w:val="21"/>
          <w:szCs w:val="21"/>
          <w:lang w:eastAsia="en-IN" w:bidi="hi-IN"/>
        </w:rPr>
        <w:t>Student</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//setting value in the name member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9CDCFE"/>
          <w:sz w:val="21"/>
          <w:szCs w:val="21"/>
          <w:lang w:eastAsia="en-IN" w:bidi="hi-IN"/>
        </w:rPr>
        <w:t>s</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DCDCAA"/>
          <w:sz w:val="21"/>
          <w:szCs w:val="21"/>
          <w:lang w:eastAsia="en-IN" w:bidi="hi-IN"/>
        </w:rPr>
        <w:t>setName</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CE9178"/>
          <w:sz w:val="21"/>
          <w:szCs w:val="21"/>
          <w:lang w:eastAsia="en-IN" w:bidi="hi-IN"/>
        </w:rPr>
        <w:t>"vijay"</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6A9955"/>
          <w:sz w:val="21"/>
          <w:szCs w:val="21"/>
          <w:lang w:eastAsia="en-IN" w:bidi="hi-IN"/>
        </w:rPr>
        <w:t>//getting value of the name member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9CDCFE"/>
          <w:sz w:val="21"/>
          <w:szCs w:val="21"/>
          <w:lang w:eastAsia="en-IN" w:bidi="hi-IN"/>
        </w:rPr>
        <w:t>System</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9CDCFE"/>
          <w:sz w:val="21"/>
          <w:szCs w:val="21"/>
          <w:lang w:eastAsia="en-IN" w:bidi="hi-IN"/>
        </w:rPr>
        <w:t>out</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DCDCAA"/>
          <w:sz w:val="21"/>
          <w:szCs w:val="21"/>
          <w:lang w:eastAsia="en-IN" w:bidi="hi-IN"/>
        </w:rPr>
        <w:t>println</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9CDCFE"/>
          <w:sz w:val="21"/>
          <w:szCs w:val="21"/>
          <w:lang w:eastAsia="en-IN" w:bidi="hi-IN"/>
        </w:rPr>
        <w:t>s</w:t>
      </w:r>
      <w:r w:rsidRPr="00A67D1D">
        <w:rPr>
          <w:rFonts w:ascii="Consolas" w:eastAsia="Times New Roman" w:hAnsi="Consolas" w:cs="Times New Roman"/>
          <w:color w:val="D4D4D4"/>
          <w:sz w:val="21"/>
          <w:szCs w:val="21"/>
          <w:lang w:eastAsia="en-IN" w:bidi="hi-IN"/>
        </w:rPr>
        <w:t>.</w:t>
      </w:r>
      <w:r w:rsidRPr="00A67D1D">
        <w:rPr>
          <w:rFonts w:ascii="Consolas" w:eastAsia="Times New Roman" w:hAnsi="Consolas" w:cs="Times New Roman"/>
          <w:color w:val="DCDCAA"/>
          <w:sz w:val="21"/>
          <w:szCs w:val="21"/>
          <w:lang w:eastAsia="en-IN" w:bidi="hi-IN"/>
        </w:rPr>
        <w:t>getName</w:t>
      </w: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D4D4D4"/>
          <w:sz w:val="21"/>
          <w:szCs w:val="21"/>
          <w:lang w:eastAsia="en-IN" w:bidi="hi-IN"/>
        </w:rPr>
        <w:t>}  </w:t>
      </w:r>
    </w:p>
    <w:p w:rsidR="00A67D1D" w:rsidRPr="00A67D1D" w:rsidRDefault="00A67D1D" w:rsidP="00A67D1D">
      <w:pPr>
        <w:shd w:val="clear" w:color="auto" w:fill="1E1E1E"/>
        <w:spacing w:after="0" w:line="285" w:lineRule="atLeast"/>
        <w:rPr>
          <w:rFonts w:ascii="Consolas" w:eastAsia="Times New Roman" w:hAnsi="Consolas" w:cs="Times New Roman"/>
          <w:color w:val="D4D4D4"/>
          <w:sz w:val="21"/>
          <w:szCs w:val="21"/>
          <w:lang w:eastAsia="en-IN" w:bidi="hi-IN"/>
        </w:rPr>
      </w:pPr>
      <w:r w:rsidRPr="00A67D1D">
        <w:rPr>
          <w:rFonts w:ascii="Consolas" w:eastAsia="Times New Roman" w:hAnsi="Consolas" w:cs="Times New Roman"/>
          <w:color w:val="D4D4D4"/>
          <w:sz w:val="21"/>
          <w:szCs w:val="21"/>
          <w:lang w:eastAsia="en-IN" w:bidi="hi-IN"/>
        </w:rPr>
        <w:t>}  </w:t>
      </w:r>
    </w:p>
    <w:p w:rsidR="00A67D1D" w:rsidRDefault="00A67D1D" w:rsidP="00DD663A">
      <w:pPr>
        <w:spacing w:before="225" w:after="450" w:line="450" w:lineRule="atLeast"/>
        <w:rPr>
          <w:rFonts w:ascii="Arial" w:eastAsia="Times New Roman" w:hAnsi="Arial" w:cs="Arial"/>
          <w:color w:val="4B4B4B"/>
          <w:sz w:val="27"/>
          <w:szCs w:val="27"/>
          <w:lang w:eastAsia="en-IN" w:bidi="hi-IN"/>
        </w:rPr>
      </w:pPr>
    </w:p>
    <w:p w:rsidR="00FD4F29" w:rsidRDefault="00FD4F29" w:rsidP="00DD663A">
      <w:pPr>
        <w:spacing w:before="225" w:after="450" w:line="450" w:lineRule="atLeast"/>
        <w:rPr>
          <w:rFonts w:ascii="Arial" w:eastAsia="Times New Roman" w:hAnsi="Arial" w:cs="Arial"/>
          <w:color w:val="4B4B4B"/>
          <w:sz w:val="27"/>
          <w:szCs w:val="27"/>
          <w:lang w:eastAsia="en-IN" w:bidi="hi-IN"/>
        </w:rPr>
      </w:pP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E6C07B"/>
          <w:sz w:val="21"/>
          <w:szCs w:val="21"/>
          <w:bdr w:val="none" w:sz="0" w:space="0" w:color="auto" w:frame="1"/>
          <w:shd w:val="clear" w:color="auto" w:fill="383B40"/>
        </w:rPr>
        <w:t>Area</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fields to calculate area</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eastAsiaTheme="majorEastAsia" w:hAnsi="Consolas"/>
          <w:color w:val="D3D3D3"/>
          <w:sz w:val="21"/>
          <w:szCs w:val="21"/>
          <w:bdr w:val="none" w:sz="0" w:space="0" w:color="auto" w:frame="1"/>
          <w:shd w:val="clear" w:color="auto" w:fill="383B40"/>
        </w:rPr>
        <w:t xml:space="preserve"> length;</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eastAsiaTheme="majorEastAsia" w:hAnsi="Consolas"/>
          <w:color w:val="D3D3D3"/>
          <w:sz w:val="21"/>
          <w:szCs w:val="21"/>
          <w:bdr w:val="none" w:sz="0" w:space="0" w:color="auto" w:frame="1"/>
          <w:shd w:val="clear" w:color="auto" w:fill="383B40"/>
        </w:rPr>
        <w:t xml:space="preserve"> breadth;</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constructor to initialize values</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Area(</w:t>
      </w:r>
      <w:r>
        <w:rPr>
          <w:rStyle w:val="hljs-keyword"/>
          <w:rFonts w:ascii="Consolas" w:hAnsi="Consolas"/>
          <w:color w:val="C678DD"/>
          <w:sz w:val="21"/>
          <w:szCs w:val="21"/>
          <w:bdr w:val="none" w:sz="0" w:space="0" w:color="auto" w:frame="1"/>
          <w:shd w:val="clear" w:color="auto" w:fill="383B40"/>
        </w:rPr>
        <w:t>int</w:t>
      </w:r>
      <w:r>
        <w:rPr>
          <w:rStyle w:val="HTMLCode"/>
          <w:rFonts w:ascii="Consolas" w:eastAsiaTheme="majorEastAsia" w:hAnsi="Consolas"/>
          <w:color w:val="D3D3D3"/>
          <w:sz w:val="21"/>
          <w:szCs w:val="21"/>
          <w:bdr w:val="none" w:sz="0" w:space="0" w:color="auto" w:frame="1"/>
          <w:shd w:val="clear" w:color="auto" w:fill="383B40"/>
        </w:rPr>
        <w:t xml:space="preserve"> length, </w:t>
      </w:r>
      <w:r>
        <w:rPr>
          <w:rStyle w:val="hljs-keyword"/>
          <w:rFonts w:ascii="Consolas" w:hAnsi="Consolas"/>
          <w:color w:val="C678DD"/>
          <w:sz w:val="21"/>
          <w:szCs w:val="21"/>
          <w:bdr w:val="none" w:sz="0" w:space="0" w:color="auto" w:frame="1"/>
          <w:shd w:val="clear" w:color="auto" w:fill="383B40"/>
        </w:rPr>
        <w:t>int</w:t>
      </w:r>
      <w:r>
        <w:rPr>
          <w:rStyle w:val="HTMLCode"/>
          <w:rFonts w:ascii="Consolas" w:eastAsiaTheme="majorEastAsia" w:hAnsi="Consolas"/>
          <w:color w:val="D3D3D3"/>
          <w:sz w:val="21"/>
          <w:szCs w:val="21"/>
          <w:bdr w:val="none" w:sz="0" w:space="0" w:color="auto" w:frame="1"/>
          <w:shd w:val="clear" w:color="auto" w:fill="383B40"/>
        </w:rPr>
        <w:t xml:space="preserve"> breadth) {</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this</w:t>
      </w:r>
      <w:r>
        <w:rPr>
          <w:rStyle w:val="HTMLCode"/>
          <w:rFonts w:ascii="Consolas" w:eastAsiaTheme="majorEastAsia" w:hAnsi="Consolas"/>
          <w:color w:val="D3D3D3"/>
          <w:sz w:val="21"/>
          <w:szCs w:val="21"/>
          <w:bdr w:val="none" w:sz="0" w:space="0" w:color="auto" w:frame="1"/>
          <w:shd w:val="clear" w:color="auto" w:fill="383B40"/>
        </w:rPr>
        <w:t>.length = length;</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this</w:t>
      </w:r>
      <w:r>
        <w:rPr>
          <w:rStyle w:val="HTMLCode"/>
          <w:rFonts w:ascii="Consolas" w:eastAsiaTheme="majorEastAsia" w:hAnsi="Consolas"/>
          <w:color w:val="D3D3D3"/>
          <w:sz w:val="21"/>
          <w:szCs w:val="21"/>
          <w:bdr w:val="none" w:sz="0" w:space="0" w:color="auto" w:frame="1"/>
          <w:shd w:val="clear" w:color="auto" w:fill="383B40"/>
        </w:rPr>
        <w:t>.breadth = breadth;</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method to calculate area</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61AEEE"/>
          <w:sz w:val="21"/>
          <w:szCs w:val="21"/>
          <w:bdr w:val="none" w:sz="0" w:space="0" w:color="auto" w:frame="1"/>
          <w:shd w:val="clear" w:color="auto" w:fill="383B40"/>
        </w:rPr>
        <w:t>getArea</w:t>
      </w:r>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eastAsiaTheme="majorEastAsia" w:hAnsi="Consolas"/>
          <w:color w:val="D3D3D3"/>
          <w:sz w:val="21"/>
          <w:szCs w:val="21"/>
          <w:bdr w:val="none" w:sz="0" w:space="0" w:color="auto" w:frame="1"/>
          <w:shd w:val="clear" w:color="auto" w:fill="383B40"/>
        </w:rPr>
        <w:t xml:space="preserve"> area = length * breadth;</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System.out.println(</w:t>
      </w:r>
      <w:r>
        <w:rPr>
          <w:rStyle w:val="hljs-string"/>
          <w:rFonts w:ascii="Consolas" w:eastAsiaTheme="majorEastAsia" w:hAnsi="Consolas"/>
          <w:color w:val="98C379"/>
          <w:sz w:val="21"/>
          <w:szCs w:val="21"/>
          <w:bdr w:val="none" w:sz="0" w:space="0" w:color="auto" w:frame="1"/>
          <w:shd w:val="clear" w:color="auto" w:fill="383B40"/>
        </w:rPr>
        <w:t>"Area: "</w:t>
      </w:r>
      <w:r>
        <w:rPr>
          <w:rStyle w:val="HTMLCode"/>
          <w:rFonts w:ascii="Consolas" w:eastAsiaTheme="majorEastAsia" w:hAnsi="Consolas"/>
          <w:color w:val="D3D3D3"/>
          <w:sz w:val="21"/>
          <w:szCs w:val="21"/>
          <w:bdr w:val="none" w:sz="0" w:space="0" w:color="auto" w:frame="1"/>
          <w:shd w:val="clear" w:color="auto" w:fill="383B40"/>
        </w:rPr>
        <w:t xml:space="preserve"> + area);</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E6C07B"/>
          <w:sz w:val="21"/>
          <w:szCs w:val="21"/>
          <w:bdr w:val="none" w:sz="0" w:space="0" w:color="auto" w:frame="1"/>
          <w:shd w:val="clear" w:color="auto" w:fill="383B40"/>
        </w:rPr>
        <w:t>Main</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eastAsiaTheme="majorEastAsia"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object of Area</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pass value of length and breadth</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Area rectangle = </w:t>
      </w:r>
      <w:r>
        <w:rPr>
          <w:rStyle w:val="hljs-keyword"/>
          <w:rFonts w:ascii="Consolas" w:hAnsi="Consolas"/>
          <w:color w:val="C678DD"/>
          <w:sz w:val="21"/>
          <w:szCs w:val="21"/>
          <w:bdr w:val="none" w:sz="0" w:space="0" w:color="auto" w:frame="1"/>
          <w:shd w:val="clear" w:color="auto" w:fill="383B40"/>
        </w:rPr>
        <w:t>new</w:t>
      </w:r>
      <w:r>
        <w:rPr>
          <w:rStyle w:val="HTMLCode"/>
          <w:rFonts w:ascii="Consolas" w:eastAsiaTheme="majorEastAsia" w:hAnsi="Consolas"/>
          <w:color w:val="D3D3D3"/>
          <w:sz w:val="21"/>
          <w:szCs w:val="21"/>
          <w:bdr w:val="none" w:sz="0" w:space="0" w:color="auto" w:frame="1"/>
          <w:shd w:val="clear" w:color="auto" w:fill="383B40"/>
        </w:rPr>
        <w:t xml:space="preserve"> Area(</w:t>
      </w:r>
      <w:r>
        <w:rPr>
          <w:rStyle w:val="hljs-number"/>
          <w:rFonts w:ascii="Consolas" w:hAnsi="Consolas"/>
          <w:color w:val="D19A66"/>
          <w:sz w:val="21"/>
          <w:szCs w:val="21"/>
          <w:bdr w:val="none" w:sz="0" w:space="0" w:color="auto" w:frame="1"/>
          <w:shd w:val="clear" w:color="auto" w:fill="383B40"/>
        </w:rPr>
        <w:t>5</w:t>
      </w:r>
      <w:r>
        <w:rPr>
          <w:rStyle w:val="HTMLCode"/>
          <w:rFonts w:ascii="Consolas" w:eastAsiaTheme="majorEastAsia"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rectangle.getArea();</w:t>
      </w:r>
    </w:p>
    <w:p w:rsidR="00FD4F29" w:rsidRDefault="00FD4F29" w:rsidP="00FD4F29">
      <w:pPr>
        <w:pStyle w:val="HTMLPreformatted"/>
        <w:shd w:val="clear" w:color="auto" w:fill="383B40"/>
        <w:spacing w:line="300" w:lineRule="atLeast"/>
        <w:rPr>
          <w:rStyle w:val="HTMLCode"/>
          <w:rFonts w:ascii="Consolas" w:eastAsiaTheme="majorEastAsia" w:hAnsi="Consolas"/>
          <w:color w:val="D3D3D3"/>
          <w:sz w:val="21"/>
          <w:szCs w:val="21"/>
          <w:bdr w:val="none" w:sz="0" w:space="0" w:color="auto" w:frame="1"/>
          <w:shd w:val="clear" w:color="auto" w:fill="383B40"/>
        </w:rPr>
      </w:pPr>
      <w:r>
        <w:rPr>
          <w:rStyle w:val="HTMLCode"/>
          <w:rFonts w:ascii="Consolas" w:eastAsiaTheme="majorEastAsia" w:hAnsi="Consolas"/>
          <w:color w:val="D3D3D3"/>
          <w:sz w:val="21"/>
          <w:szCs w:val="21"/>
          <w:bdr w:val="none" w:sz="0" w:space="0" w:color="auto" w:frame="1"/>
          <w:shd w:val="clear" w:color="auto" w:fill="383B40"/>
        </w:rPr>
        <w:t xml:space="preserve">  }</w:t>
      </w:r>
    </w:p>
    <w:p w:rsidR="00FD4F29" w:rsidRDefault="00FD4F29" w:rsidP="00FD4F29">
      <w:pPr>
        <w:pStyle w:val="HTMLPreformatted"/>
        <w:shd w:val="clear" w:color="auto" w:fill="383B40"/>
        <w:spacing w:line="300" w:lineRule="atLeast"/>
        <w:rPr>
          <w:rFonts w:ascii="Consolas" w:hAnsi="Consolas"/>
          <w:color w:val="D5D5D5"/>
          <w:sz w:val="21"/>
          <w:szCs w:val="21"/>
        </w:rPr>
      </w:pPr>
      <w:r>
        <w:rPr>
          <w:rStyle w:val="HTMLCode"/>
          <w:rFonts w:ascii="Consolas" w:eastAsiaTheme="majorEastAsia" w:hAnsi="Consolas"/>
          <w:color w:val="D3D3D3"/>
          <w:sz w:val="21"/>
          <w:szCs w:val="21"/>
          <w:bdr w:val="none" w:sz="0" w:space="0" w:color="auto" w:frame="1"/>
          <w:shd w:val="clear" w:color="auto" w:fill="383B40"/>
        </w:rPr>
        <w:t>}</w:t>
      </w:r>
    </w:p>
    <w:p w:rsidR="00FD4F29" w:rsidRDefault="00FD4F29" w:rsidP="00DD663A">
      <w:pPr>
        <w:spacing w:before="225" w:after="450" w:line="450" w:lineRule="atLeast"/>
        <w:rPr>
          <w:rFonts w:ascii="Arial" w:eastAsia="Times New Roman" w:hAnsi="Arial" w:cs="Arial"/>
          <w:color w:val="4B4B4B"/>
          <w:sz w:val="27"/>
          <w:szCs w:val="27"/>
          <w:lang w:eastAsia="en-IN" w:bidi="hi-IN"/>
        </w:rPr>
      </w:pPr>
    </w:p>
    <w:p w:rsidR="00FD4F29" w:rsidRDefault="00FD4F29" w:rsidP="00DD663A">
      <w:pPr>
        <w:spacing w:before="225" w:after="450" w:line="450" w:lineRule="atLeast"/>
        <w:rPr>
          <w:rFonts w:ascii="Arial" w:eastAsia="Times New Roman" w:hAnsi="Arial" w:cs="Arial"/>
          <w:color w:val="4B4B4B"/>
          <w:sz w:val="27"/>
          <w:szCs w:val="27"/>
          <w:lang w:eastAsia="en-IN" w:bidi="hi-IN"/>
        </w:rPr>
      </w:pPr>
    </w:p>
    <w:p w:rsidR="00FD4F29" w:rsidRDefault="00FD4F29" w:rsidP="00DD663A">
      <w:pPr>
        <w:spacing w:before="225" w:after="450" w:line="450" w:lineRule="atLeast"/>
        <w:rPr>
          <w:rFonts w:ascii="Arial" w:eastAsia="Times New Roman" w:hAnsi="Arial" w:cs="Arial"/>
          <w:color w:val="4B4B4B"/>
          <w:sz w:val="27"/>
          <w:szCs w:val="27"/>
          <w:lang w:eastAsia="en-IN" w:bidi="hi-IN"/>
        </w:rPr>
      </w:pPr>
    </w:p>
    <w:p w:rsidR="00FD4F29" w:rsidRPr="00DD663A" w:rsidRDefault="00FD4F29" w:rsidP="00DD663A">
      <w:pPr>
        <w:spacing w:before="225" w:after="450" w:line="450" w:lineRule="atLeast"/>
        <w:rPr>
          <w:rFonts w:ascii="Arial" w:eastAsia="Times New Roman" w:hAnsi="Arial" w:cs="Arial"/>
          <w:color w:val="4B4B4B"/>
          <w:sz w:val="27"/>
          <w:szCs w:val="27"/>
          <w:lang w:eastAsia="en-IN" w:bidi="hi-IN"/>
        </w:rPr>
      </w:pP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class</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Employee</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lastRenderedPageBreak/>
        <w:t xml:space="preserve">    </w:t>
      </w:r>
      <w:r w:rsidRPr="00D1249E">
        <w:rPr>
          <w:rFonts w:ascii="Consolas" w:eastAsia="Times New Roman" w:hAnsi="Consolas" w:cs="Times New Roman"/>
          <w:color w:val="569CD6"/>
          <w:sz w:val="21"/>
          <w:szCs w:val="21"/>
          <w:lang w:eastAsia="en-IN" w:bidi="hi-IN"/>
        </w:rPr>
        <w:t>private</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int</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employeeId</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private</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employeeName</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private</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department</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int</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getEmployeeId</w:t>
      </w: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C586C0"/>
          <w:sz w:val="21"/>
          <w:szCs w:val="21"/>
          <w:lang w:eastAsia="en-IN" w:bidi="hi-IN"/>
        </w:rPr>
        <w:t>return</w:t>
      </w:r>
      <w:r w:rsidRPr="00D1249E">
        <w:rPr>
          <w:rFonts w:ascii="Consolas" w:eastAsia="Times New Roman" w:hAnsi="Consolas" w:cs="Times New Roman"/>
          <w:color w:val="D4D4D4"/>
          <w:sz w:val="21"/>
          <w:szCs w:val="21"/>
          <w:lang w:eastAsia="en-IN" w:bidi="hi-IN"/>
        </w:rPr>
        <w:t xml:space="preserve"> employeeId;</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void</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setEmployeeId</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4EC9B0"/>
          <w:sz w:val="21"/>
          <w:szCs w:val="21"/>
          <w:lang w:eastAsia="en-IN" w:bidi="hi-IN"/>
        </w:rPr>
        <w:t>int</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employeeId</w:t>
      </w: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this</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employeeId</w:t>
      </w:r>
      <w:r w:rsidRPr="00D1249E">
        <w:rPr>
          <w:rFonts w:ascii="Consolas" w:eastAsia="Times New Roman" w:hAnsi="Consolas" w:cs="Times New Roman"/>
          <w:color w:val="D4D4D4"/>
          <w:sz w:val="21"/>
          <w:szCs w:val="21"/>
          <w:lang w:eastAsia="en-IN" w:bidi="hi-IN"/>
        </w:rPr>
        <w:t xml:space="preserve"> = employeeId;</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getEmployeeName</w:t>
      </w: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C586C0"/>
          <w:sz w:val="21"/>
          <w:szCs w:val="21"/>
          <w:lang w:eastAsia="en-IN" w:bidi="hi-IN"/>
        </w:rPr>
        <w:t>return</w:t>
      </w:r>
      <w:r w:rsidRPr="00D1249E">
        <w:rPr>
          <w:rFonts w:ascii="Consolas" w:eastAsia="Times New Roman" w:hAnsi="Consolas" w:cs="Times New Roman"/>
          <w:color w:val="D4D4D4"/>
          <w:sz w:val="21"/>
          <w:szCs w:val="21"/>
          <w:lang w:eastAsia="en-IN" w:bidi="hi-IN"/>
        </w:rPr>
        <w:t xml:space="preserve"> employeeName;</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void</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setEmployeeName</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employeeName</w:t>
      </w: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this</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employeeName</w:t>
      </w:r>
      <w:r w:rsidRPr="00D1249E">
        <w:rPr>
          <w:rFonts w:ascii="Consolas" w:eastAsia="Times New Roman" w:hAnsi="Consolas" w:cs="Times New Roman"/>
          <w:color w:val="D4D4D4"/>
          <w:sz w:val="21"/>
          <w:szCs w:val="21"/>
          <w:lang w:eastAsia="en-IN" w:bidi="hi-IN"/>
        </w:rPr>
        <w:t xml:space="preserve"> = employeeName;</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getDepartment</w:t>
      </w: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C586C0"/>
          <w:sz w:val="21"/>
          <w:szCs w:val="21"/>
          <w:lang w:eastAsia="en-IN" w:bidi="hi-IN"/>
        </w:rPr>
        <w:t>return</w:t>
      </w:r>
      <w:r w:rsidRPr="00D1249E">
        <w:rPr>
          <w:rFonts w:ascii="Consolas" w:eastAsia="Times New Roman" w:hAnsi="Consolas" w:cs="Times New Roman"/>
          <w:color w:val="D4D4D4"/>
          <w:sz w:val="21"/>
          <w:szCs w:val="21"/>
          <w:lang w:eastAsia="en-IN" w:bidi="hi-IN"/>
        </w:rPr>
        <w:t xml:space="preserve"> department;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void</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setDepartment</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department</w:t>
      </w: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this</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department</w:t>
      </w:r>
      <w:r w:rsidRPr="00D1249E">
        <w:rPr>
          <w:rFonts w:ascii="Consolas" w:eastAsia="Times New Roman" w:hAnsi="Consolas" w:cs="Times New Roman"/>
          <w:color w:val="D4D4D4"/>
          <w:sz w:val="21"/>
          <w:szCs w:val="21"/>
          <w:lang w:eastAsia="en-IN" w:bidi="hi-IN"/>
        </w:rPr>
        <w:t xml:space="preserve"> = department;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public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569CD6"/>
          <w:sz w:val="21"/>
          <w:szCs w:val="21"/>
          <w:lang w:eastAsia="en-IN" w:bidi="hi-IN"/>
        </w:rPr>
        <w:t>static</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void</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main</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4EC9B0"/>
          <w:sz w:val="21"/>
          <w:szCs w:val="21"/>
          <w:lang w:eastAsia="en-IN" w:bidi="hi-IN"/>
        </w:rPr>
        <w:t>String</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args</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4EC9B0"/>
          <w:sz w:val="21"/>
          <w:szCs w:val="21"/>
          <w:lang w:eastAsia="en-IN" w:bidi="hi-IN"/>
        </w:rPr>
        <w:t>Employee</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586C0"/>
          <w:sz w:val="21"/>
          <w:szCs w:val="21"/>
          <w:lang w:eastAsia="en-IN" w:bidi="hi-IN"/>
        </w:rPr>
        <w:t>new</w:t>
      </w: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DCDCAA"/>
          <w:sz w:val="21"/>
          <w:szCs w:val="21"/>
          <w:lang w:eastAsia="en-IN" w:bidi="hi-IN"/>
        </w:rPr>
        <w:t>Employee</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setEmployeeId</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B5CEA8"/>
          <w:sz w:val="21"/>
          <w:szCs w:val="21"/>
          <w:lang w:eastAsia="en-IN" w:bidi="hi-IN"/>
        </w:rPr>
        <w:t>1</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setEmployeeName</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E9178"/>
          <w:sz w:val="21"/>
          <w:szCs w:val="21"/>
          <w:lang w:eastAsia="en-IN" w:bidi="hi-IN"/>
        </w:rPr>
        <w:t>"John"</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setDepartment</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E9178"/>
          <w:sz w:val="21"/>
          <w:szCs w:val="21"/>
          <w:lang w:eastAsia="en-IN" w:bidi="hi-IN"/>
        </w:rPr>
        <w:t>"Sales"</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System</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out</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println</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E9178"/>
          <w:sz w:val="21"/>
          <w:szCs w:val="21"/>
          <w:lang w:eastAsia="en-IN" w:bidi="hi-IN"/>
        </w:rPr>
        <w:t>"============="</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System</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out</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println</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E9178"/>
          <w:sz w:val="21"/>
          <w:szCs w:val="21"/>
          <w:lang w:eastAsia="en-IN" w:bidi="hi-IN"/>
        </w:rPr>
        <w:t>"Employee Id: "</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getEmployeeId</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System</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out</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println</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E9178"/>
          <w:sz w:val="21"/>
          <w:szCs w:val="21"/>
          <w:lang w:eastAsia="en-IN" w:bidi="hi-IN"/>
        </w:rPr>
        <w:t>"Employee Name: "</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getEmployeeName</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xml:space="preserve">        </w:t>
      </w:r>
      <w:r w:rsidRPr="00D1249E">
        <w:rPr>
          <w:rFonts w:ascii="Consolas" w:eastAsia="Times New Roman" w:hAnsi="Consolas" w:cs="Times New Roman"/>
          <w:color w:val="9CDCFE"/>
          <w:sz w:val="21"/>
          <w:szCs w:val="21"/>
          <w:lang w:eastAsia="en-IN" w:bidi="hi-IN"/>
        </w:rPr>
        <w:t>System</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out</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println</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CE9178"/>
          <w:sz w:val="21"/>
          <w:szCs w:val="21"/>
          <w:lang w:eastAsia="en-IN" w:bidi="hi-IN"/>
        </w:rPr>
        <w:t>"Employee Department: "</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9CDCFE"/>
          <w:sz w:val="21"/>
          <w:szCs w:val="21"/>
          <w:lang w:eastAsia="en-IN" w:bidi="hi-IN"/>
        </w:rPr>
        <w:t>e1</w:t>
      </w:r>
      <w:r w:rsidRPr="00D1249E">
        <w:rPr>
          <w:rFonts w:ascii="Consolas" w:eastAsia="Times New Roman" w:hAnsi="Consolas" w:cs="Times New Roman"/>
          <w:color w:val="D4D4D4"/>
          <w:sz w:val="21"/>
          <w:szCs w:val="21"/>
          <w:lang w:eastAsia="en-IN" w:bidi="hi-IN"/>
        </w:rPr>
        <w:t>.</w:t>
      </w:r>
      <w:r w:rsidRPr="00D1249E">
        <w:rPr>
          <w:rFonts w:ascii="Consolas" w:eastAsia="Times New Roman" w:hAnsi="Consolas" w:cs="Times New Roman"/>
          <w:color w:val="DCDCAA"/>
          <w:sz w:val="21"/>
          <w:szCs w:val="21"/>
          <w:lang w:eastAsia="en-IN" w:bidi="hi-IN"/>
        </w:rPr>
        <w:t>getDepartment</w:t>
      </w:r>
      <w:r w:rsidRPr="00D1249E">
        <w:rPr>
          <w:rFonts w:ascii="Consolas" w:eastAsia="Times New Roman" w:hAnsi="Consolas" w:cs="Times New Roman"/>
          <w:color w:val="D4D4D4"/>
          <w:sz w:val="21"/>
          <w:szCs w:val="21"/>
          <w:lang w:eastAsia="en-IN" w:bidi="hi-IN"/>
        </w:rPr>
        <w:t>());</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    }</w:t>
      </w:r>
    </w:p>
    <w:p w:rsidR="00D1249E" w:rsidRPr="00D1249E" w:rsidRDefault="00D1249E" w:rsidP="00D1249E">
      <w:pPr>
        <w:shd w:val="clear" w:color="auto" w:fill="1E1E1E"/>
        <w:spacing w:after="0" w:line="285" w:lineRule="atLeast"/>
        <w:rPr>
          <w:rFonts w:ascii="Consolas" w:eastAsia="Times New Roman" w:hAnsi="Consolas" w:cs="Times New Roman"/>
          <w:color w:val="D4D4D4"/>
          <w:sz w:val="21"/>
          <w:szCs w:val="21"/>
          <w:lang w:eastAsia="en-IN" w:bidi="hi-IN"/>
        </w:rPr>
      </w:pPr>
      <w:r w:rsidRPr="00D1249E">
        <w:rPr>
          <w:rFonts w:ascii="Consolas" w:eastAsia="Times New Roman" w:hAnsi="Consolas" w:cs="Times New Roman"/>
          <w:color w:val="D4D4D4"/>
          <w:sz w:val="21"/>
          <w:szCs w:val="21"/>
          <w:lang w:eastAsia="en-IN" w:bidi="hi-IN"/>
        </w:rPr>
        <w:t>}</w:t>
      </w:r>
    </w:p>
    <w:p w:rsidR="00DD663A" w:rsidRPr="00406B43" w:rsidRDefault="00DD663A" w:rsidP="00DD663A">
      <w:pPr>
        <w:pStyle w:val="NormalWeb"/>
        <w:shd w:val="clear" w:color="auto" w:fill="FFFFFF"/>
        <w:jc w:val="both"/>
        <w:rPr>
          <w:rFonts w:ascii="Segoe UI" w:hAnsi="Segoe UI" w:cs="Segoe UI"/>
          <w:color w:val="444444"/>
          <w:sz w:val="32"/>
          <w:szCs w:val="32"/>
        </w:rPr>
      </w:pPr>
    </w:p>
    <w:p w:rsidR="00ED2F14" w:rsidRPr="00406B43" w:rsidRDefault="00ED2F14" w:rsidP="00690317">
      <w:pPr>
        <w:pStyle w:val="NormalWeb"/>
        <w:shd w:val="clear" w:color="auto" w:fill="FFFFFF"/>
        <w:spacing w:before="0" w:beforeAutospacing="0" w:after="240" w:afterAutospacing="0"/>
        <w:textAlignment w:val="baseline"/>
        <w:rPr>
          <w:rFonts w:ascii="Segoe UI" w:hAnsi="Segoe UI" w:cs="Segoe UI"/>
          <w:color w:val="444444"/>
          <w:sz w:val="32"/>
          <w:szCs w:val="32"/>
        </w:rPr>
      </w:pPr>
    </w:p>
    <w:p w:rsidR="00ED2F14" w:rsidRPr="00406B43" w:rsidRDefault="00ED2F14" w:rsidP="00690317">
      <w:pPr>
        <w:pStyle w:val="NormalWeb"/>
        <w:shd w:val="clear" w:color="auto" w:fill="FFFFFF"/>
        <w:spacing w:before="0" w:beforeAutospacing="0" w:after="240" w:afterAutospacing="0"/>
        <w:textAlignment w:val="baseline"/>
        <w:rPr>
          <w:rFonts w:ascii="Segoe UI" w:hAnsi="Segoe UI" w:cs="Segoe UI"/>
          <w:color w:val="444444"/>
          <w:sz w:val="32"/>
          <w:szCs w:val="32"/>
        </w:rPr>
      </w:pPr>
    </w:p>
    <w:p w:rsidR="00690317" w:rsidRPr="00406B43" w:rsidRDefault="00690317" w:rsidP="00EC7F68">
      <w:pPr>
        <w:pStyle w:val="NormalWeb"/>
        <w:shd w:val="clear" w:color="auto" w:fill="FFFFFF"/>
        <w:jc w:val="both"/>
        <w:rPr>
          <w:rFonts w:ascii="Segoe UI" w:hAnsi="Segoe UI" w:cs="Segoe UI"/>
          <w:color w:val="333333"/>
          <w:sz w:val="32"/>
          <w:szCs w:val="32"/>
        </w:rPr>
      </w:pPr>
    </w:p>
    <w:p w:rsidR="00EC7F68" w:rsidRPr="00406B43" w:rsidRDefault="00EC7F68" w:rsidP="00EC7F68">
      <w:pPr>
        <w:rPr>
          <w:rFonts w:ascii="Segoe UI" w:hAnsi="Segoe UI" w:cs="Segoe UI"/>
          <w:sz w:val="32"/>
          <w:szCs w:val="32"/>
        </w:rPr>
      </w:pPr>
    </w:p>
    <w:p w:rsidR="004873E4" w:rsidRPr="00406B43" w:rsidRDefault="004873E4" w:rsidP="004873E4">
      <w:pPr>
        <w:pStyle w:val="Heading3"/>
        <w:shd w:val="clear" w:color="auto" w:fill="FFFFFF"/>
        <w:spacing w:before="390" w:after="150"/>
        <w:ind w:left="120"/>
        <w:rPr>
          <w:rFonts w:ascii="Segoe UI" w:hAnsi="Segoe UI" w:cs="Segoe UI"/>
          <w:color w:val="AF00DF"/>
          <w:sz w:val="32"/>
          <w:szCs w:val="32"/>
        </w:rPr>
      </w:pPr>
      <w:r w:rsidRPr="00406B43">
        <w:rPr>
          <w:rFonts w:ascii="Segoe UI" w:hAnsi="Segoe UI" w:cs="Segoe UI"/>
          <w:color w:val="AF00DF"/>
          <w:sz w:val="32"/>
          <w:szCs w:val="32"/>
        </w:rPr>
        <w:lastRenderedPageBreak/>
        <w:t>Advantage of Encapsulation</w:t>
      </w:r>
    </w:p>
    <w:p w:rsidR="004873E4" w:rsidRPr="00406B43" w:rsidRDefault="004873E4" w:rsidP="004873E4">
      <w:pPr>
        <w:pStyle w:val="NormalWeb"/>
        <w:shd w:val="clear" w:color="auto" w:fill="FFFFFF"/>
        <w:spacing w:before="192" w:beforeAutospacing="0" w:after="240" w:afterAutospacing="0" w:line="432" w:lineRule="atLeast"/>
        <w:ind w:left="150" w:right="150"/>
        <w:jc w:val="both"/>
        <w:rPr>
          <w:rFonts w:ascii="Segoe UI" w:hAnsi="Segoe UI" w:cs="Segoe UI"/>
          <w:color w:val="000000"/>
          <w:sz w:val="32"/>
          <w:szCs w:val="32"/>
        </w:rPr>
      </w:pPr>
      <w:r w:rsidRPr="00406B43">
        <w:rPr>
          <w:rFonts w:ascii="Segoe UI" w:hAnsi="Segoe UI" w:cs="Segoe UI"/>
          <w:color w:val="000000"/>
          <w:sz w:val="32"/>
          <w:szCs w:val="32"/>
        </w:rPr>
        <w:t>The main advantage of using of encapsulation is to secure the data from other methods, when we make a data private then these data only use within the class, but these data not accessible outside the class.</w:t>
      </w:r>
    </w:p>
    <w:p w:rsidR="004873E4" w:rsidRPr="00406B43" w:rsidRDefault="004873E4" w:rsidP="004873E4">
      <w:pPr>
        <w:pStyle w:val="Heading3"/>
        <w:shd w:val="clear" w:color="auto" w:fill="FFFFFF"/>
        <w:spacing w:before="390" w:after="150"/>
        <w:ind w:left="120"/>
        <w:rPr>
          <w:rFonts w:ascii="Segoe UI" w:hAnsi="Segoe UI" w:cs="Segoe UI"/>
          <w:color w:val="000000"/>
          <w:sz w:val="32"/>
          <w:szCs w:val="32"/>
        </w:rPr>
      </w:pPr>
      <w:r w:rsidRPr="00406B43">
        <w:rPr>
          <w:rFonts w:ascii="Segoe UI" w:hAnsi="Segoe UI" w:cs="Segoe UI"/>
          <w:color w:val="000000"/>
          <w:sz w:val="32"/>
          <w:szCs w:val="32"/>
        </w:rPr>
        <w:t>Real life example of Encapsulation in Java</w:t>
      </w:r>
    </w:p>
    <w:p w:rsidR="004873E4" w:rsidRPr="00406B43" w:rsidRDefault="004873E4" w:rsidP="004873E4">
      <w:pPr>
        <w:pStyle w:val="NormalWeb"/>
        <w:shd w:val="clear" w:color="auto" w:fill="FFFFFF"/>
        <w:spacing w:before="192" w:beforeAutospacing="0" w:after="240" w:afterAutospacing="0" w:line="432" w:lineRule="atLeast"/>
        <w:ind w:left="150" w:right="150"/>
        <w:jc w:val="both"/>
        <w:rPr>
          <w:rFonts w:ascii="Segoe UI" w:hAnsi="Segoe UI" w:cs="Segoe UI"/>
          <w:color w:val="000000"/>
          <w:sz w:val="32"/>
          <w:szCs w:val="32"/>
        </w:rPr>
      </w:pPr>
      <w:r w:rsidRPr="00406B43">
        <w:rPr>
          <w:rFonts w:ascii="Segoe UI" w:hAnsi="Segoe UI" w:cs="Segoe UI"/>
          <w:color w:val="000000"/>
          <w:sz w:val="32"/>
          <w:szCs w:val="32"/>
        </w:rPr>
        <w:t>The common example of encapsulation is capsule. In capsule all medicine are encapsulated in side capsule.</w:t>
      </w:r>
    </w:p>
    <w:p w:rsidR="004873E4" w:rsidRPr="00406B43" w:rsidRDefault="004873E4" w:rsidP="004873E4">
      <w:pPr>
        <w:rPr>
          <w:rFonts w:ascii="Segoe UI" w:hAnsi="Segoe UI" w:cs="Segoe UI"/>
          <w:sz w:val="32"/>
          <w:szCs w:val="32"/>
        </w:rPr>
      </w:pPr>
    </w:p>
    <w:p w:rsidR="004873E4" w:rsidRPr="00406B43" w:rsidRDefault="004873E4" w:rsidP="004873E4">
      <w:pPr>
        <w:pStyle w:val="Heading2"/>
        <w:shd w:val="clear" w:color="auto" w:fill="FFFFFF"/>
        <w:spacing w:before="390" w:after="225"/>
        <w:ind w:left="120"/>
        <w:rPr>
          <w:rFonts w:ascii="Segoe UI" w:hAnsi="Segoe UI" w:cs="Segoe UI"/>
          <w:color w:val="000000"/>
          <w:sz w:val="32"/>
          <w:szCs w:val="32"/>
        </w:rPr>
      </w:pPr>
      <w:r w:rsidRPr="00406B43">
        <w:rPr>
          <w:rFonts w:ascii="Segoe UI" w:hAnsi="Segoe UI" w:cs="Segoe UI"/>
          <w:color w:val="000000"/>
          <w:sz w:val="32"/>
          <w:szCs w:val="32"/>
        </w:rPr>
        <w:t>Benefits of encapsulation</w:t>
      </w:r>
    </w:p>
    <w:p w:rsidR="004873E4" w:rsidRPr="00406B43" w:rsidRDefault="004873E4" w:rsidP="000C79F0">
      <w:pPr>
        <w:numPr>
          <w:ilvl w:val="0"/>
          <w:numId w:val="12"/>
        </w:numPr>
        <w:shd w:val="clear" w:color="auto" w:fill="FFFFFF"/>
        <w:spacing w:before="75" w:after="0" w:line="432" w:lineRule="atLeast"/>
        <w:ind w:left="300" w:right="300"/>
        <w:rPr>
          <w:rFonts w:ascii="Segoe UI" w:hAnsi="Segoe UI" w:cs="Segoe UI"/>
          <w:color w:val="000000"/>
          <w:sz w:val="32"/>
          <w:szCs w:val="32"/>
        </w:rPr>
      </w:pPr>
      <w:r w:rsidRPr="00406B43">
        <w:rPr>
          <w:rFonts w:ascii="Segoe UI" w:hAnsi="Segoe UI" w:cs="Segoe UI"/>
          <w:color w:val="000000"/>
          <w:sz w:val="32"/>
          <w:szCs w:val="32"/>
        </w:rPr>
        <w:t>Provides abstraction between an object and its clients.</w:t>
      </w:r>
    </w:p>
    <w:p w:rsidR="004873E4" w:rsidRPr="00406B43" w:rsidRDefault="004873E4" w:rsidP="000C79F0">
      <w:pPr>
        <w:numPr>
          <w:ilvl w:val="0"/>
          <w:numId w:val="12"/>
        </w:numPr>
        <w:shd w:val="clear" w:color="auto" w:fill="FFFFFF"/>
        <w:spacing w:before="75" w:after="0" w:line="432" w:lineRule="atLeast"/>
        <w:ind w:left="300" w:right="300"/>
        <w:rPr>
          <w:rFonts w:ascii="Segoe UI" w:hAnsi="Segoe UI" w:cs="Segoe UI"/>
          <w:color w:val="000000"/>
          <w:sz w:val="32"/>
          <w:szCs w:val="32"/>
        </w:rPr>
      </w:pPr>
      <w:r w:rsidRPr="00406B43">
        <w:rPr>
          <w:rFonts w:ascii="Segoe UI" w:hAnsi="Segoe UI" w:cs="Segoe UI"/>
          <w:color w:val="000000"/>
          <w:sz w:val="32"/>
          <w:szCs w:val="32"/>
        </w:rPr>
        <w:t>Protects an object from unwanted access by clients.</w:t>
      </w:r>
    </w:p>
    <w:p w:rsidR="004873E4" w:rsidRPr="00406B43" w:rsidRDefault="004873E4" w:rsidP="000C79F0">
      <w:pPr>
        <w:numPr>
          <w:ilvl w:val="0"/>
          <w:numId w:val="12"/>
        </w:numPr>
        <w:shd w:val="clear" w:color="auto" w:fill="FFFFFF"/>
        <w:spacing w:before="75" w:after="0" w:line="432" w:lineRule="atLeast"/>
        <w:ind w:left="300" w:right="300"/>
        <w:rPr>
          <w:rFonts w:ascii="Segoe UI" w:hAnsi="Segoe UI" w:cs="Segoe UI"/>
          <w:color w:val="000000"/>
          <w:sz w:val="32"/>
          <w:szCs w:val="32"/>
        </w:rPr>
      </w:pPr>
      <w:r w:rsidRPr="00406B43">
        <w:rPr>
          <w:rFonts w:ascii="Segoe UI" w:hAnsi="Segoe UI" w:cs="Segoe UI"/>
          <w:color w:val="000000"/>
          <w:sz w:val="32"/>
          <w:szCs w:val="32"/>
        </w:rPr>
        <w:t>Example: A bank application forbids (restrict) a client to change an Account's balance.</w:t>
      </w:r>
    </w:p>
    <w:p w:rsidR="000C79F0" w:rsidRDefault="000C79F0" w:rsidP="000C79F0">
      <w:pPr>
        <w:pStyle w:val="Heading2"/>
        <w:spacing w:before="450" w:line="450" w:lineRule="atLeast"/>
        <w:rPr>
          <w:rFonts w:ascii="Arial" w:hAnsi="Arial" w:cs="Arial"/>
        </w:rPr>
      </w:pPr>
      <w:r>
        <w:rPr>
          <w:rFonts w:ascii="Arial" w:hAnsi="Arial" w:cs="Arial"/>
        </w:rPr>
        <w:t>Difference between abstraction and encapsulation in java:</w:t>
      </w:r>
    </w:p>
    <w:p w:rsidR="000C79F0" w:rsidRDefault="000C79F0" w:rsidP="000C79F0">
      <w:pPr>
        <w:numPr>
          <w:ilvl w:val="0"/>
          <w:numId w:val="38"/>
        </w:numPr>
        <w:spacing w:before="100" w:beforeAutospacing="1" w:after="100" w:afterAutospacing="1" w:line="450" w:lineRule="atLeast"/>
        <w:rPr>
          <w:rFonts w:ascii="Arial" w:hAnsi="Arial" w:cs="Arial"/>
          <w:color w:val="4B4B4B"/>
          <w:sz w:val="27"/>
          <w:szCs w:val="27"/>
        </w:rPr>
      </w:pPr>
      <w:r>
        <w:rPr>
          <w:rFonts w:ascii="Arial" w:hAnsi="Arial" w:cs="Arial"/>
          <w:color w:val="4B4B4B"/>
          <w:sz w:val="27"/>
          <w:szCs w:val="27"/>
        </w:rPr>
        <w:t>Encapsulation means data hiding using getter and setters. </w:t>
      </w:r>
      <w:hyperlink r:id="rId48" w:tgtFrame="_blank" w:history="1">
        <w:r>
          <w:rPr>
            <w:rStyle w:val="Hyperlink"/>
            <w:rFonts w:ascii="Arial" w:hAnsi="Arial" w:cs="Arial"/>
            <w:color w:val="014FD0"/>
            <w:sz w:val="27"/>
            <w:szCs w:val="27"/>
          </w:rPr>
          <w:t>Abstraction</w:t>
        </w:r>
      </w:hyperlink>
      <w:r>
        <w:rPr>
          <w:rFonts w:ascii="Arial" w:hAnsi="Arial" w:cs="Arial"/>
          <w:color w:val="4B4B4B"/>
          <w:sz w:val="27"/>
          <w:szCs w:val="27"/>
        </w:rPr>
        <w:t> means hiding implementation details using [abstract class](https://java2blog.com/abstract-class-java/ “abstract class”) and [interface](https://java2blog.com/interface-in-java-with-example/ “interface”).</w:t>
      </w:r>
    </w:p>
    <w:p w:rsidR="000C79F0" w:rsidRDefault="000C79F0" w:rsidP="000C79F0">
      <w:pPr>
        <w:numPr>
          <w:ilvl w:val="0"/>
          <w:numId w:val="38"/>
        </w:numPr>
        <w:spacing w:before="100" w:beforeAutospacing="1" w:after="100" w:afterAutospacing="1" w:line="450" w:lineRule="atLeast"/>
        <w:rPr>
          <w:rFonts w:ascii="Arial" w:hAnsi="Arial" w:cs="Arial"/>
          <w:color w:val="4B4B4B"/>
          <w:sz w:val="27"/>
          <w:szCs w:val="27"/>
        </w:rPr>
      </w:pPr>
      <w:r>
        <w:rPr>
          <w:rFonts w:ascii="Arial" w:hAnsi="Arial" w:cs="Arial"/>
          <w:color w:val="4B4B4B"/>
          <w:sz w:val="27"/>
          <w:szCs w:val="27"/>
        </w:rPr>
        <w:t>Abstraction is more of design level concept and Encapsulation is more of implementation level concept.</w:t>
      </w:r>
    </w:p>
    <w:p w:rsidR="000523C8" w:rsidRPr="00406B43" w:rsidRDefault="000523C8" w:rsidP="00EC7F68">
      <w:pPr>
        <w:rPr>
          <w:rFonts w:ascii="Segoe UI" w:hAnsi="Segoe UI" w:cs="Segoe UI"/>
          <w:sz w:val="32"/>
          <w:szCs w:val="32"/>
        </w:rPr>
      </w:pPr>
    </w:p>
    <w:p w:rsidR="000523C8" w:rsidRPr="00406B43" w:rsidRDefault="000523C8" w:rsidP="000523C8">
      <w:pPr>
        <w:pStyle w:val="Heading3"/>
        <w:shd w:val="clear" w:color="auto" w:fill="FFFFFF"/>
        <w:spacing w:line="312" w:lineRule="atLeast"/>
        <w:jc w:val="both"/>
        <w:rPr>
          <w:rFonts w:ascii="Segoe UI" w:hAnsi="Segoe UI" w:cs="Segoe UI"/>
          <w:color w:val="610B4B"/>
          <w:sz w:val="32"/>
          <w:szCs w:val="32"/>
        </w:rPr>
      </w:pPr>
      <w:r w:rsidRPr="00406B43">
        <w:rPr>
          <w:rFonts w:ascii="Segoe UI" w:hAnsi="Segoe UI" w:cs="Segoe UI"/>
          <w:b/>
          <w:bCs/>
          <w:color w:val="610B4B"/>
          <w:sz w:val="32"/>
          <w:szCs w:val="32"/>
        </w:rPr>
        <w:lastRenderedPageBreak/>
        <w:t>Inheritance</w:t>
      </w:r>
    </w:p>
    <w:p w:rsidR="000523C8" w:rsidRPr="00406B43" w:rsidRDefault="000523C8" w:rsidP="000523C8">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The concept allows us to inherit or acquire the properties of an existing class (parent class) into a newly created class (child class). It is known as </w:t>
      </w:r>
      <w:hyperlink r:id="rId49" w:history="1">
        <w:r w:rsidRPr="00406B43">
          <w:rPr>
            <w:rStyle w:val="Strong"/>
            <w:rFonts w:ascii="Segoe UI" w:hAnsi="Segoe UI" w:cs="Segoe UI"/>
            <w:color w:val="008000"/>
            <w:sz w:val="32"/>
            <w:szCs w:val="32"/>
          </w:rPr>
          <w:t>inheritance</w:t>
        </w:r>
      </w:hyperlink>
      <w:r w:rsidRPr="00406B43">
        <w:rPr>
          <w:rFonts w:ascii="Segoe UI" w:hAnsi="Segoe UI" w:cs="Segoe UI"/>
          <w:color w:val="333333"/>
          <w:sz w:val="32"/>
          <w:szCs w:val="32"/>
        </w:rPr>
        <w:t>. It provides code reusability.</w:t>
      </w:r>
    </w:p>
    <w:p w:rsidR="00E84C00" w:rsidRPr="00406B43" w:rsidRDefault="00E84C00" w:rsidP="00E84C00">
      <w:pPr>
        <w:spacing w:after="0" w:line="240" w:lineRule="auto"/>
        <w:jc w:val="both"/>
        <w:textAlignment w:val="baseline"/>
        <w:rPr>
          <w:rFonts w:ascii="Segoe UI" w:eastAsia="Times New Roman" w:hAnsi="Segoe UI" w:cs="Segoe UI"/>
          <w:color w:val="2B2B2B"/>
          <w:sz w:val="32"/>
          <w:szCs w:val="32"/>
          <w:lang w:eastAsia="en-IN"/>
        </w:rPr>
      </w:pPr>
      <w:r w:rsidRPr="00406B43">
        <w:rPr>
          <w:rFonts w:ascii="Segoe UI" w:eastAsia="Times New Roman" w:hAnsi="Segoe UI" w:cs="Segoe UI"/>
          <w:b/>
          <w:bCs/>
          <w:color w:val="2B2B2B"/>
          <w:sz w:val="32"/>
          <w:szCs w:val="32"/>
          <w:bdr w:val="none" w:sz="0" w:space="0" w:color="auto" w:frame="1"/>
          <w:lang w:eastAsia="en-IN"/>
        </w:rPr>
        <w:t>Inheritance</w:t>
      </w:r>
      <w:r w:rsidRPr="00406B43">
        <w:rPr>
          <w:rFonts w:ascii="Segoe UI" w:eastAsia="Times New Roman" w:hAnsi="Segoe UI" w:cs="Segoe UI"/>
          <w:color w:val="2B2B2B"/>
          <w:sz w:val="32"/>
          <w:szCs w:val="32"/>
          <w:lang w:eastAsia="en-IN"/>
        </w:rPr>
        <w:t> is a process where child class acquired all the properties and behaviors of the parent class. Inheritance is used when one object is based on another object. Here parent class also called a superclass and child class called as a subclass.</w:t>
      </w:r>
    </w:p>
    <w:p w:rsidR="00E84C00" w:rsidRPr="00406B43" w:rsidRDefault="00E84C00" w:rsidP="00E84C00">
      <w:pPr>
        <w:spacing w:after="0" w:line="240" w:lineRule="auto"/>
        <w:jc w:val="both"/>
        <w:textAlignment w:val="baseline"/>
        <w:rPr>
          <w:rFonts w:ascii="Segoe UI" w:eastAsia="Times New Roman" w:hAnsi="Segoe UI" w:cs="Segoe UI"/>
          <w:color w:val="2B2B2B"/>
          <w:sz w:val="32"/>
          <w:szCs w:val="32"/>
          <w:lang w:eastAsia="en-IN"/>
        </w:rPr>
      </w:pPr>
      <w:r w:rsidRPr="00406B43">
        <w:rPr>
          <w:rFonts w:ascii="Segoe UI" w:eastAsia="Times New Roman" w:hAnsi="Segoe UI" w:cs="Segoe UI"/>
          <w:b/>
          <w:bCs/>
          <w:color w:val="2B2B2B"/>
          <w:sz w:val="32"/>
          <w:szCs w:val="32"/>
          <w:bdr w:val="none" w:sz="0" w:space="0" w:color="auto" w:frame="1"/>
          <w:lang w:eastAsia="en-IN"/>
        </w:rPr>
        <w:t>For Example, </w:t>
      </w:r>
      <w:r w:rsidRPr="00406B43">
        <w:rPr>
          <w:rFonts w:ascii="Segoe UI" w:eastAsia="Times New Roman" w:hAnsi="Segoe UI" w:cs="Segoe UI"/>
          <w:color w:val="2B2B2B"/>
          <w:sz w:val="32"/>
          <w:szCs w:val="32"/>
          <w:lang w:eastAsia="en-IN"/>
        </w:rPr>
        <w:t> Person is Parent class and Employee is a subclass of Person. which acquired all the properties and behavior of Person class.</w:t>
      </w:r>
    </w:p>
    <w:p w:rsidR="00E84C00" w:rsidRPr="00406B43" w:rsidRDefault="00E84C00" w:rsidP="000523C8">
      <w:pPr>
        <w:pStyle w:val="NormalWeb"/>
        <w:shd w:val="clear" w:color="auto" w:fill="FFFFFF"/>
        <w:jc w:val="both"/>
        <w:rPr>
          <w:rFonts w:ascii="Segoe UI" w:hAnsi="Segoe UI" w:cs="Segoe UI"/>
          <w:color w:val="333333"/>
          <w:sz w:val="32"/>
          <w:szCs w:val="32"/>
        </w:rPr>
      </w:pPr>
    </w:p>
    <w:p w:rsidR="00740FDD" w:rsidRPr="00406B43" w:rsidRDefault="00740FDD" w:rsidP="00740FDD">
      <w:pPr>
        <w:spacing w:before="540" w:after="180" w:line="240" w:lineRule="auto"/>
        <w:textAlignment w:val="baseline"/>
        <w:outlineLvl w:val="1"/>
        <w:rPr>
          <w:rFonts w:ascii="Segoe UI" w:eastAsia="Times New Roman" w:hAnsi="Segoe UI" w:cs="Segoe UI"/>
          <w:b/>
          <w:bCs/>
          <w:i/>
          <w:iCs/>
          <w:color w:val="2B2B2B"/>
          <w:sz w:val="32"/>
          <w:szCs w:val="32"/>
          <w:lang w:eastAsia="en-IN"/>
        </w:rPr>
      </w:pPr>
      <w:r w:rsidRPr="00406B43">
        <w:rPr>
          <w:rFonts w:ascii="Segoe UI" w:eastAsia="Times New Roman" w:hAnsi="Segoe UI" w:cs="Segoe UI"/>
          <w:b/>
          <w:bCs/>
          <w:i/>
          <w:iCs/>
          <w:color w:val="2B2B2B"/>
          <w:sz w:val="32"/>
          <w:szCs w:val="32"/>
          <w:lang w:eastAsia="en-IN"/>
        </w:rPr>
        <w:t>Advantage of inheritance</w:t>
      </w:r>
    </w:p>
    <w:p w:rsidR="00740FDD" w:rsidRPr="00406B43" w:rsidRDefault="00740FDD" w:rsidP="000C79F0">
      <w:pPr>
        <w:numPr>
          <w:ilvl w:val="0"/>
          <w:numId w:val="20"/>
        </w:numPr>
        <w:spacing w:after="0" w:line="240" w:lineRule="auto"/>
        <w:ind w:left="150"/>
        <w:textAlignment w:val="baseline"/>
        <w:rPr>
          <w:rFonts w:ascii="Segoe UI" w:eastAsia="Times New Roman" w:hAnsi="Segoe UI" w:cs="Segoe UI"/>
          <w:color w:val="2B2B2B"/>
          <w:sz w:val="32"/>
          <w:szCs w:val="32"/>
          <w:lang w:eastAsia="en-IN"/>
        </w:rPr>
      </w:pPr>
      <w:r w:rsidRPr="00406B43">
        <w:rPr>
          <w:rFonts w:ascii="Segoe UI" w:eastAsia="Times New Roman" w:hAnsi="Segoe UI" w:cs="Segoe UI"/>
          <w:color w:val="2B2B2B"/>
          <w:sz w:val="32"/>
          <w:szCs w:val="32"/>
          <w:lang w:eastAsia="en-IN"/>
        </w:rPr>
        <w:t>Code Reusability</w:t>
      </w:r>
    </w:p>
    <w:p w:rsidR="00740FDD" w:rsidRPr="00406B43" w:rsidRDefault="00740FDD" w:rsidP="000C79F0">
      <w:pPr>
        <w:numPr>
          <w:ilvl w:val="0"/>
          <w:numId w:val="20"/>
        </w:numPr>
        <w:spacing w:after="0" w:line="240" w:lineRule="auto"/>
        <w:ind w:left="150"/>
        <w:textAlignment w:val="baseline"/>
        <w:rPr>
          <w:rFonts w:ascii="Segoe UI" w:eastAsia="Times New Roman" w:hAnsi="Segoe UI" w:cs="Segoe UI"/>
          <w:color w:val="2B2B2B"/>
          <w:sz w:val="32"/>
          <w:szCs w:val="32"/>
          <w:lang w:eastAsia="en-IN"/>
        </w:rPr>
      </w:pPr>
      <w:r w:rsidRPr="00406B43">
        <w:rPr>
          <w:rFonts w:ascii="Segoe UI" w:eastAsia="Times New Roman" w:hAnsi="Segoe UI" w:cs="Segoe UI"/>
          <w:color w:val="2B2B2B"/>
          <w:sz w:val="32"/>
          <w:szCs w:val="32"/>
          <w:lang w:eastAsia="en-IN"/>
        </w:rPr>
        <w:t>Runtime Polymorphism</w:t>
      </w:r>
    </w:p>
    <w:p w:rsidR="00740FDD" w:rsidRPr="00406B43" w:rsidRDefault="00740FDD" w:rsidP="00740FDD">
      <w:pPr>
        <w:spacing w:before="540" w:after="180" w:line="240" w:lineRule="auto"/>
        <w:textAlignment w:val="baseline"/>
        <w:outlineLvl w:val="1"/>
        <w:rPr>
          <w:rFonts w:ascii="Segoe UI" w:eastAsia="Times New Roman" w:hAnsi="Segoe UI" w:cs="Segoe UI"/>
          <w:b/>
          <w:bCs/>
          <w:i/>
          <w:iCs/>
          <w:color w:val="2B2B2B"/>
          <w:sz w:val="32"/>
          <w:szCs w:val="32"/>
          <w:lang w:eastAsia="en-IN"/>
        </w:rPr>
      </w:pPr>
      <w:r w:rsidRPr="00406B43">
        <w:rPr>
          <w:rFonts w:ascii="Segoe UI" w:eastAsia="Times New Roman" w:hAnsi="Segoe UI" w:cs="Segoe UI"/>
          <w:b/>
          <w:bCs/>
          <w:i/>
          <w:iCs/>
          <w:color w:val="2B2B2B"/>
          <w:sz w:val="32"/>
          <w:szCs w:val="32"/>
          <w:lang w:eastAsia="en-IN"/>
        </w:rPr>
        <w:t>Points about Inheritance</w:t>
      </w:r>
    </w:p>
    <w:p w:rsidR="00740FDD" w:rsidRPr="00406B43" w:rsidRDefault="00740FDD" w:rsidP="000C79F0">
      <w:pPr>
        <w:numPr>
          <w:ilvl w:val="0"/>
          <w:numId w:val="21"/>
        </w:numPr>
        <w:spacing w:after="0" w:line="240" w:lineRule="auto"/>
        <w:ind w:left="150"/>
        <w:jc w:val="both"/>
        <w:textAlignment w:val="baseline"/>
        <w:rPr>
          <w:rFonts w:ascii="Segoe UI" w:eastAsia="Times New Roman" w:hAnsi="Segoe UI" w:cs="Segoe UI"/>
          <w:color w:val="2B2B2B"/>
          <w:sz w:val="32"/>
          <w:szCs w:val="32"/>
          <w:lang w:eastAsia="en-IN"/>
        </w:rPr>
      </w:pPr>
      <w:r w:rsidRPr="00406B43">
        <w:rPr>
          <w:rFonts w:ascii="Segoe UI" w:eastAsia="Times New Roman" w:hAnsi="Segoe UI" w:cs="Segoe UI"/>
          <w:b/>
          <w:bCs/>
          <w:color w:val="2B2B2B"/>
          <w:sz w:val="32"/>
          <w:szCs w:val="32"/>
          <w:bdr w:val="none" w:sz="0" w:space="0" w:color="auto" w:frame="1"/>
          <w:lang w:eastAsia="en-IN"/>
        </w:rPr>
        <w:t>extends</w:t>
      </w:r>
      <w:r w:rsidRPr="00406B43">
        <w:rPr>
          <w:rFonts w:ascii="Segoe UI" w:eastAsia="Times New Roman" w:hAnsi="Segoe UI" w:cs="Segoe UI"/>
          <w:color w:val="2B2B2B"/>
          <w:sz w:val="32"/>
          <w:szCs w:val="32"/>
          <w:lang w:eastAsia="en-IN"/>
        </w:rPr>
        <w:t> the keyword used to implement inheritance.</w:t>
      </w:r>
    </w:p>
    <w:p w:rsidR="00740FDD" w:rsidRPr="00406B43" w:rsidRDefault="00740FDD" w:rsidP="000C79F0">
      <w:pPr>
        <w:numPr>
          <w:ilvl w:val="0"/>
          <w:numId w:val="21"/>
        </w:numPr>
        <w:spacing w:after="0" w:line="240" w:lineRule="auto"/>
        <w:ind w:left="150"/>
        <w:jc w:val="both"/>
        <w:textAlignment w:val="baseline"/>
        <w:rPr>
          <w:rFonts w:ascii="Segoe UI" w:eastAsia="Times New Roman" w:hAnsi="Segoe UI" w:cs="Segoe UI"/>
          <w:color w:val="2B2B2B"/>
          <w:sz w:val="32"/>
          <w:szCs w:val="32"/>
          <w:lang w:eastAsia="en-IN"/>
        </w:rPr>
      </w:pPr>
      <w:r w:rsidRPr="00406B43">
        <w:rPr>
          <w:rFonts w:ascii="Segoe UI" w:eastAsia="Times New Roman" w:hAnsi="Segoe UI" w:cs="Segoe UI"/>
          <w:color w:val="2B2B2B"/>
          <w:sz w:val="32"/>
          <w:szCs w:val="32"/>
          <w:lang w:eastAsia="en-IN"/>
        </w:rPr>
        <w:t>Java doesn’t support multiple inheritances. It’s possible by implementing multiple interfaces.</w:t>
      </w:r>
    </w:p>
    <w:p w:rsidR="00740FDD" w:rsidRPr="00406B43" w:rsidRDefault="00740FDD" w:rsidP="00740FDD">
      <w:pPr>
        <w:pStyle w:val="NormalWeb"/>
        <w:shd w:val="clear" w:color="auto" w:fill="FFFFFF"/>
        <w:jc w:val="both"/>
        <w:rPr>
          <w:rFonts w:ascii="Segoe UI" w:hAnsi="Segoe UI" w:cs="Segoe UI"/>
          <w:color w:val="333333"/>
          <w:sz w:val="32"/>
          <w:szCs w:val="32"/>
        </w:rPr>
      </w:pPr>
      <w:r w:rsidRPr="00406B43">
        <w:rPr>
          <w:rFonts w:ascii="Segoe UI" w:hAnsi="Segoe UI" w:cs="Segoe UI"/>
          <w:color w:val="2B2B2B"/>
          <w:sz w:val="32"/>
          <w:szCs w:val="32"/>
        </w:rPr>
        <w:t>Inheritance has an </w:t>
      </w:r>
      <w:r w:rsidRPr="00406B43">
        <w:rPr>
          <w:rFonts w:ascii="Segoe UI" w:hAnsi="Segoe UI" w:cs="Segoe UI"/>
          <w:b/>
          <w:bCs/>
          <w:color w:val="2B2B2B"/>
          <w:sz w:val="32"/>
          <w:szCs w:val="32"/>
          <w:bdr w:val="none" w:sz="0" w:space="0" w:color="auto" w:frame="1"/>
        </w:rPr>
        <w:t>“IS-A”</w:t>
      </w:r>
      <w:r w:rsidRPr="00406B43">
        <w:rPr>
          <w:rFonts w:ascii="Segoe UI" w:hAnsi="Segoe UI" w:cs="Segoe UI"/>
          <w:color w:val="2B2B2B"/>
          <w:sz w:val="32"/>
          <w:szCs w:val="32"/>
        </w:rPr>
        <w:t> relationship.</w:t>
      </w:r>
    </w:p>
    <w:p w:rsidR="00F220A8" w:rsidRPr="00406B43" w:rsidRDefault="00F220A8" w:rsidP="00F220A8">
      <w:pPr>
        <w:pStyle w:val="Heading4"/>
        <w:shd w:val="clear" w:color="auto" w:fill="FFFFFF"/>
        <w:spacing w:before="0" w:after="210" w:line="312" w:lineRule="atLeast"/>
        <w:textAlignment w:val="baseline"/>
        <w:rPr>
          <w:rFonts w:ascii="Segoe UI" w:hAnsi="Segoe UI" w:cs="Segoe UI"/>
          <w:color w:val="444444"/>
          <w:spacing w:val="-5"/>
          <w:sz w:val="32"/>
          <w:szCs w:val="32"/>
        </w:rPr>
      </w:pPr>
      <w:r w:rsidRPr="00406B43">
        <w:rPr>
          <w:rFonts w:ascii="Segoe UI" w:hAnsi="Segoe UI" w:cs="Segoe UI"/>
          <w:b/>
          <w:bCs/>
          <w:color w:val="444444"/>
          <w:spacing w:val="-5"/>
          <w:sz w:val="32"/>
          <w:szCs w:val="32"/>
        </w:rPr>
        <w:t>Types of Inheritance in Java</w:t>
      </w:r>
    </w:p>
    <w:p w:rsidR="00F220A8" w:rsidRPr="00406B43" w:rsidRDefault="00F220A8"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eastAsiaTheme="majorEastAsia" w:hAnsi="Segoe UI" w:cs="Segoe UI"/>
          <w:color w:val="444444"/>
          <w:sz w:val="32"/>
          <w:szCs w:val="32"/>
          <w:bdr w:val="none" w:sz="0" w:space="0" w:color="auto" w:frame="1"/>
        </w:rPr>
        <w:t>1. Single Inheritance:</w:t>
      </w:r>
      <w:r w:rsidRPr="00406B43">
        <w:rPr>
          <w:rFonts w:ascii="Segoe UI" w:hAnsi="Segoe UI" w:cs="Segoe UI"/>
          <w:color w:val="444444"/>
          <w:sz w:val="32"/>
          <w:szCs w:val="32"/>
        </w:rPr>
        <w:t> Single Inheritance is a child and parent class relationship where one class extends another class.</w:t>
      </w:r>
    </w:p>
    <w:p w:rsidR="00F220A8" w:rsidRPr="00406B43" w:rsidRDefault="00F220A8"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eastAsiaTheme="majorEastAsia" w:hAnsi="Segoe UI" w:cs="Segoe UI"/>
          <w:color w:val="444444"/>
          <w:sz w:val="32"/>
          <w:szCs w:val="32"/>
          <w:bdr w:val="none" w:sz="0" w:space="0" w:color="auto" w:frame="1"/>
        </w:rPr>
        <w:t>2. Multilevel Inheritance:</w:t>
      </w:r>
      <w:r w:rsidRPr="00406B43">
        <w:rPr>
          <w:rFonts w:ascii="Segoe UI" w:hAnsi="Segoe UI" w:cs="Segoe UI"/>
          <w:color w:val="444444"/>
          <w:sz w:val="32"/>
          <w:szCs w:val="32"/>
        </w:rPr>
        <w:t xml:space="preserve"> Multilevel Inheritance is a child-parent relationship when a class extends the child class, and </w:t>
      </w:r>
      <w:r w:rsidRPr="00406B43">
        <w:rPr>
          <w:rFonts w:ascii="Segoe UI" w:hAnsi="Segoe UI" w:cs="Segoe UI"/>
          <w:color w:val="444444"/>
          <w:sz w:val="32"/>
          <w:szCs w:val="32"/>
        </w:rPr>
        <w:lastRenderedPageBreak/>
        <w:t>that child class becomes a parent class for another class, and so on. For example, class A extends class B, and class C extends class B.</w:t>
      </w:r>
    </w:p>
    <w:p w:rsidR="00F220A8" w:rsidRPr="00406B43" w:rsidRDefault="00F220A8"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eastAsiaTheme="majorEastAsia" w:hAnsi="Segoe UI" w:cs="Segoe UI"/>
          <w:color w:val="444444"/>
          <w:sz w:val="32"/>
          <w:szCs w:val="32"/>
          <w:bdr w:val="none" w:sz="0" w:space="0" w:color="auto" w:frame="1"/>
        </w:rPr>
        <w:t>3. Hierarchical Inheritance:</w:t>
      </w:r>
      <w:r w:rsidRPr="00406B43">
        <w:rPr>
          <w:rFonts w:ascii="Segoe UI" w:hAnsi="Segoe UI" w:cs="Segoe UI"/>
          <w:color w:val="444444"/>
          <w:sz w:val="32"/>
          <w:szCs w:val="32"/>
        </w:rPr>
        <w:t> Hierarchical Inheritance refers to a child-parent class relationship where more than one class can extend the same parent class. For example, class B extends class A, and class C extends class A.</w:t>
      </w:r>
    </w:p>
    <w:p w:rsidR="00F220A8" w:rsidRPr="00406B43" w:rsidRDefault="00F220A8"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r w:rsidRPr="00406B43">
        <w:rPr>
          <w:rStyle w:val="Strong"/>
          <w:rFonts w:ascii="Segoe UI" w:eastAsiaTheme="majorEastAsia" w:hAnsi="Segoe UI" w:cs="Segoe UI"/>
          <w:color w:val="444444"/>
          <w:sz w:val="32"/>
          <w:szCs w:val="32"/>
          <w:bdr w:val="none" w:sz="0" w:space="0" w:color="auto" w:frame="1"/>
        </w:rPr>
        <w:t>4. Multiple Inheritance:</w:t>
      </w:r>
      <w:r w:rsidRPr="00406B43">
        <w:rPr>
          <w:rFonts w:ascii="Segoe UI" w:hAnsi="Segoe UI" w:cs="Segoe UI"/>
          <w:color w:val="444444"/>
          <w:sz w:val="32"/>
          <w:szCs w:val="32"/>
        </w:rPr>
        <w:t> Multiple Inheritance refers to a parent-child class relationship when one child class extends more than one parent class. This means, a child class can have more than one parent class. Java does not support multiple inheritance using classes, but with interfaces.</w:t>
      </w:r>
    </w:p>
    <w:p w:rsidR="00E85804" w:rsidRPr="00406B43" w:rsidRDefault="00E85804"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E85804" w:rsidRPr="00406B43" w:rsidRDefault="00E85804"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E85804" w:rsidRPr="00406B43" w:rsidRDefault="00E85804" w:rsidP="000C79F0">
      <w:pPr>
        <w:numPr>
          <w:ilvl w:val="0"/>
          <w:numId w:val="15"/>
        </w:numPr>
        <w:shd w:val="clear" w:color="auto" w:fill="FFFFFF"/>
        <w:spacing w:after="60" w:line="240" w:lineRule="auto"/>
        <w:ind w:left="0" w:firstLine="0"/>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Using inheritance, we can extend the functionalities of a class in another class.</w:t>
      </w:r>
    </w:p>
    <w:p w:rsidR="00E85804" w:rsidRPr="00406B43" w:rsidRDefault="00E85804" w:rsidP="000C79F0">
      <w:pPr>
        <w:numPr>
          <w:ilvl w:val="0"/>
          <w:numId w:val="15"/>
        </w:numPr>
        <w:shd w:val="clear" w:color="auto" w:fill="FFFFFF"/>
        <w:spacing w:after="60" w:line="240" w:lineRule="auto"/>
        <w:ind w:left="0" w:firstLine="0"/>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Using inheritance, we can define class in hierarchical order.</w:t>
      </w:r>
    </w:p>
    <w:p w:rsidR="00E85804" w:rsidRPr="00406B43" w:rsidRDefault="00E85804" w:rsidP="00E85804">
      <w:pPr>
        <w:shd w:val="clear" w:color="auto" w:fill="FFFFFF"/>
        <w:spacing w:after="150" w:line="240" w:lineRule="auto"/>
        <w:rPr>
          <w:rFonts w:ascii="Segoe UI" w:eastAsia="Times New Roman" w:hAnsi="Segoe UI" w:cs="Segoe UI"/>
          <w:sz w:val="32"/>
          <w:szCs w:val="32"/>
          <w:lang w:eastAsia="en-IN"/>
        </w:rPr>
      </w:pPr>
      <w:r w:rsidRPr="00406B43">
        <w:rPr>
          <w:rFonts w:ascii="Segoe UI" w:eastAsia="Times New Roman" w:hAnsi="Segoe UI" w:cs="Segoe UI"/>
          <w:sz w:val="32"/>
          <w:szCs w:val="32"/>
          <w:lang w:eastAsia="en-IN"/>
        </w:rPr>
        <w:t>Inheritance is mainly used for code re-usability, you can reuse the field and methods of parent class and then add code for your specific requirement of child class.</w:t>
      </w:r>
      <w:r w:rsidRPr="00406B43">
        <w:rPr>
          <w:rFonts w:ascii="Segoe UI" w:eastAsia="Times New Roman" w:hAnsi="Segoe UI" w:cs="Segoe UI"/>
          <w:sz w:val="32"/>
          <w:szCs w:val="32"/>
          <w:lang w:eastAsia="en-IN"/>
        </w:rPr>
        <w:br/>
      </w:r>
      <w:r w:rsidRPr="00406B43">
        <w:rPr>
          <w:rFonts w:ascii="Segoe UI" w:eastAsia="Times New Roman" w:hAnsi="Segoe UI" w:cs="Segoe UI"/>
          <w:sz w:val="32"/>
          <w:szCs w:val="32"/>
          <w:lang w:eastAsia="en-IN"/>
        </w:rPr>
        <w:br/>
        <w:t>Keyword </w:t>
      </w:r>
      <w:r w:rsidRPr="00406B43">
        <w:rPr>
          <w:rFonts w:ascii="Segoe UI" w:eastAsia="Times New Roman" w:hAnsi="Segoe UI" w:cs="Segoe UI"/>
          <w:b/>
          <w:bCs/>
          <w:sz w:val="32"/>
          <w:szCs w:val="32"/>
          <w:lang w:eastAsia="en-IN"/>
        </w:rPr>
        <w:t>extends</w:t>
      </w:r>
      <w:r w:rsidRPr="00406B43">
        <w:rPr>
          <w:rFonts w:ascii="Segoe UI" w:eastAsia="Times New Roman" w:hAnsi="Segoe UI" w:cs="Segoe UI"/>
          <w:sz w:val="32"/>
          <w:szCs w:val="32"/>
          <w:lang w:eastAsia="en-IN"/>
        </w:rPr>
        <w:t> is used by child class to inherit the properties of parent class.</w:t>
      </w:r>
    </w:p>
    <w:p w:rsidR="00E85804" w:rsidRPr="00406B43" w:rsidRDefault="00E85804" w:rsidP="00E85804">
      <w:pPr>
        <w:shd w:val="clear" w:color="auto" w:fill="DFF0D8"/>
        <w:spacing w:after="0" w:line="240" w:lineRule="auto"/>
        <w:rPr>
          <w:rFonts w:ascii="Segoe UI" w:eastAsia="Times New Roman" w:hAnsi="Segoe UI" w:cs="Segoe UI"/>
          <w:i/>
          <w:iCs/>
          <w:sz w:val="32"/>
          <w:szCs w:val="32"/>
          <w:lang w:eastAsia="en-IN"/>
        </w:rPr>
      </w:pPr>
      <w:r w:rsidRPr="00406B43">
        <w:rPr>
          <w:rFonts w:ascii="Segoe UI" w:eastAsia="Times New Roman" w:hAnsi="Segoe UI" w:cs="Segoe UI"/>
          <w:b/>
          <w:bCs/>
          <w:sz w:val="32"/>
          <w:szCs w:val="32"/>
          <w:lang w:eastAsia="en-IN"/>
        </w:rPr>
        <w:t>Benefits of Inheritance</w:t>
      </w:r>
    </w:p>
    <w:p w:rsidR="00E85804" w:rsidRPr="00406B43" w:rsidRDefault="00E85804" w:rsidP="000C79F0">
      <w:pPr>
        <w:numPr>
          <w:ilvl w:val="0"/>
          <w:numId w:val="16"/>
        </w:numPr>
        <w:shd w:val="clear" w:color="auto" w:fill="DFF0D8"/>
        <w:spacing w:after="60" w:line="240" w:lineRule="auto"/>
        <w:ind w:left="0" w:firstLine="0"/>
        <w:rPr>
          <w:rFonts w:ascii="Segoe UI" w:eastAsia="Times New Roman" w:hAnsi="Segoe UI" w:cs="Segoe UI"/>
          <w:sz w:val="32"/>
          <w:szCs w:val="32"/>
          <w:lang w:eastAsia="en-IN"/>
        </w:rPr>
      </w:pPr>
      <w:r w:rsidRPr="00406B43">
        <w:rPr>
          <w:rFonts w:ascii="Segoe UI" w:eastAsia="Times New Roman" w:hAnsi="Segoe UI" w:cs="Segoe UI"/>
          <w:i/>
          <w:iCs/>
          <w:sz w:val="32"/>
          <w:szCs w:val="32"/>
          <w:lang w:eastAsia="en-IN"/>
        </w:rPr>
        <w:t>Code re-usability.</w:t>
      </w:r>
    </w:p>
    <w:p w:rsidR="00E85804" w:rsidRPr="00406B43" w:rsidRDefault="00E85804" w:rsidP="000C79F0">
      <w:pPr>
        <w:numPr>
          <w:ilvl w:val="0"/>
          <w:numId w:val="16"/>
        </w:numPr>
        <w:shd w:val="clear" w:color="auto" w:fill="DFF0D8"/>
        <w:spacing w:after="60" w:line="240" w:lineRule="auto"/>
        <w:ind w:left="0" w:firstLine="0"/>
        <w:rPr>
          <w:rFonts w:ascii="Segoe UI" w:eastAsia="Times New Roman" w:hAnsi="Segoe UI" w:cs="Segoe UI"/>
          <w:i/>
          <w:iCs/>
          <w:sz w:val="32"/>
          <w:szCs w:val="32"/>
          <w:lang w:eastAsia="en-IN"/>
        </w:rPr>
      </w:pPr>
      <w:r w:rsidRPr="00406B43">
        <w:rPr>
          <w:rFonts w:ascii="Segoe UI" w:eastAsia="Times New Roman" w:hAnsi="Segoe UI" w:cs="Segoe UI"/>
          <w:i/>
          <w:iCs/>
          <w:sz w:val="32"/>
          <w:szCs w:val="32"/>
          <w:lang w:eastAsia="en-IN"/>
        </w:rPr>
        <w:t>Hierarchical classification of objects.</w:t>
      </w:r>
    </w:p>
    <w:p w:rsidR="00E85804" w:rsidRPr="00406B43" w:rsidRDefault="00E85804" w:rsidP="000C79F0">
      <w:pPr>
        <w:numPr>
          <w:ilvl w:val="0"/>
          <w:numId w:val="16"/>
        </w:numPr>
        <w:shd w:val="clear" w:color="auto" w:fill="DFF0D8"/>
        <w:spacing w:line="240" w:lineRule="auto"/>
        <w:ind w:left="0" w:firstLine="0"/>
        <w:rPr>
          <w:rFonts w:ascii="Segoe UI" w:eastAsia="Times New Roman" w:hAnsi="Segoe UI" w:cs="Segoe UI"/>
          <w:i/>
          <w:iCs/>
          <w:sz w:val="32"/>
          <w:szCs w:val="32"/>
          <w:lang w:eastAsia="en-IN"/>
        </w:rPr>
      </w:pPr>
      <w:r w:rsidRPr="00406B43">
        <w:rPr>
          <w:rFonts w:ascii="Segoe UI" w:eastAsia="Times New Roman" w:hAnsi="Segoe UI" w:cs="Segoe UI"/>
          <w:i/>
          <w:iCs/>
          <w:sz w:val="32"/>
          <w:szCs w:val="32"/>
          <w:lang w:eastAsia="en-IN"/>
        </w:rPr>
        <w:t>Runtime polymorphism by method overriding.</w:t>
      </w:r>
    </w:p>
    <w:p w:rsidR="00E85804" w:rsidRPr="00406B43" w:rsidRDefault="00E85804" w:rsidP="00E85804">
      <w:pPr>
        <w:shd w:val="clear" w:color="auto" w:fill="FFFFFF"/>
        <w:spacing w:after="150" w:line="240" w:lineRule="auto"/>
        <w:rPr>
          <w:rFonts w:ascii="Segoe UI" w:eastAsia="Times New Roman" w:hAnsi="Segoe UI" w:cs="Segoe UI"/>
          <w:sz w:val="32"/>
          <w:szCs w:val="32"/>
          <w:lang w:eastAsia="en-IN"/>
        </w:rPr>
      </w:pPr>
      <w:r w:rsidRPr="00406B43">
        <w:rPr>
          <w:rFonts w:ascii="Segoe UI" w:eastAsia="Times New Roman" w:hAnsi="Segoe UI" w:cs="Segoe UI"/>
          <w:sz w:val="32"/>
          <w:szCs w:val="32"/>
          <w:lang w:eastAsia="en-IN"/>
        </w:rPr>
        <w:t>Between a parent and child class, there exists a "</w:t>
      </w:r>
      <w:r w:rsidRPr="00406B43">
        <w:rPr>
          <w:rFonts w:ascii="Segoe UI" w:eastAsia="Times New Roman" w:hAnsi="Segoe UI" w:cs="Segoe UI"/>
          <w:b/>
          <w:bCs/>
          <w:sz w:val="32"/>
          <w:szCs w:val="32"/>
          <w:lang w:eastAsia="en-IN"/>
        </w:rPr>
        <w:t>is a</w:t>
      </w:r>
      <w:r w:rsidRPr="00406B43">
        <w:rPr>
          <w:rFonts w:ascii="Segoe UI" w:eastAsia="Times New Roman" w:hAnsi="Segoe UI" w:cs="Segoe UI"/>
          <w:sz w:val="32"/>
          <w:szCs w:val="32"/>
          <w:lang w:eastAsia="en-IN"/>
        </w:rPr>
        <w:t>" relationship, like "Apple is a Fruit". Here Apple class inherits some properties from Fruit class because an Apple is a Fruit.</w:t>
      </w:r>
    </w:p>
    <w:p w:rsidR="00E85804" w:rsidRPr="00406B43" w:rsidRDefault="00E85804"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EF25FF" w:rsidRPr="00406B43" w:rsidRDefault="00EF25FF"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class Animal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String color;</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float weight;</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float length;</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void walk()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 xml:space="preserve">// Code for walking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w:t>
      </w:r>
    </w:p>
    <w:p w:rsidR="00EF25FF" w:rsidRPr="00406B43" w:rsidRDefault="00EF25FF"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EF25FF" w:rsidRPr="00406B43" w:rsidRDefault="00EF25FF"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class Tiger extends Animal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boolean hasTail;</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boolean isCarnivorous;</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float runningSpeed;</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public void run() {</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 Do something</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C7254E"/>
          <w:sz w:val="32"/>
          <w:szCs w:val="32"/>
          <w:lang w:eastAsia="en-IN"/>
        </w:rPr>
        <w:t>   </w:t>
      </w:r>
      <w:r w:rsidRPr="00406B43">
        <w:rPr>
          <w:rFonts w:ascii="Segoe UI" w:eastAsia="Times New Roman" w:hAnsi="Segoe UI" w:cs="Segoe UI"/>
          <w:color w:val="333333"/>
          <w:sz w:val="32"/>
          <w:szCs w:val="32"/>
          <w:lang w:eastAsia="en-IN"/>
        </w:rPr>
        <w:t>}</w:t>
      </w:r>
    </w:p>
    <w:p w:rsidR="00EF25FF" w:rsidRPr="00406B43" w:rsidRDefault="00EF25FF" w:rsidP="00EF25FF">
      <w:pPr>
        <w:spacing w:after="0" w:line="240" w:lineRule="auto"/>
        <w:rPr>
          <w:rFonts w:ascii="Segoe UI" w:eastAsia="Times New Roman" w:hAnsi="Segoe UI" w:cs="Segoe UI"/>
          <w:color w:val="333333"/>
          <w:sz w:val="32"/>
          <w:szCs w:val="32"/>
          <w:lang w:eastAsia="en-IN"/>
        </w:rPr>
      </w:pPr>
      <w:r w:rsidRPr="00406B43">
        <w:rPr>
          <w:rFonts w:ascii="Segoe UI" w:eastAsia="Times New Roman" w:hAnsi="Segoe UI" w:cs="Segoe UI"/>
          <w:color w:val="333333"/>
          <w:sz w:val="32"/>
          <w:szCs w:val="32"/>
          <w:lang w:eastAsia="en-IN"/>
        </w:rPr>
        <w:t xml:space="preserve">} </w:t>
      </w:r>
    </w:p>
    <w:p w:rsidR="00EF25FF" w:rsidRPr="00406B43" w:rsidRDefault="00EF25FF" w:rsidP="00F220A8">
      <w:pPr>
        <w:pStyle w:val="NormalWeb"/>
        <w:shd w:val="clear" w:color="auto" w:fill="FFFFFF"/>
        <w:spacing w:before="0" w:beforeAutospacing="0" w:after="0" w:afterAutospacing="0"/>
        <w:textAlignment w:val="baseline"/>
        <w:rPr>
          <w:rFonts w:ascii="Segoe UI" w:hAnsi="Segoe UI" w:cs="Segoe UI"/>
          <w:color w:val="444444"/>
          <w:sz w:val="32"/>
          <w:szCs w:val="32"/>
        </w:rPr>
      </w:pPr>
    </w:p>
    <w:p w:rsidR="000523C8" w:rsidRPr="00406B43" w:rsidRDefault="000523C8" w:rsidP="00EC7F68">
      <w:pPr>
        <w:rPr>
          <w:rFonts w:ascii="Segoe UI" w:hAnsi="Segoe UI" w:cs="Segoe UI"/>
          <w:sz w:val="32"/>
          <w:szCs w:val="32"/>
        </w:rPr>
      </w:pPr>
    </w:p>
    <w:p w:rsidR="00F441C1" w:rsidRPr="00406B43" w:rsidRDefault="00F441C1" w:rsidP="00F441C1">
      <w:pPr>
        <w:pStyle w:val="Heading3"/>
        <w:shd w:val="clear" w:color="auto" w:fill="FFFFFF"/>
        <w:spacing w:line="312" w:lineRule="atLeast"/>
        <w:jc w:val="both"/>
        <w:rPr>
          <w:rFonts w:ascii="Segoe UI" w:hAnsi="Segoe UI" w:cs="Segoe UI"/>
          <w:color w:val="610B4B"/>
          <w:sz w:val="32"/>
          <w:szCs w:val="32"/>
        </w:rPr>
      </w:pPr>
      <w:r w:rsidRPr="00406B43">
        <w:rPr>
          <w:rFonts w:ascii="Segoe UI" w:hAnsi="Segoe UI" w:cs="Segoe UI"/>
          <w:b/>
          <w:bCs/>
          <w:color w:val="610B4B"/>
          <w:sz w:val="32"/>
          <w:szCs w:val="32"/>
        </w:rPr>
        <w:t>Polymorphism</w:t>
      </w:r>
    </w:p>
    <w:p w:rsidR="00F441C1" w:rsidRPr="00406B43" w:rsidRDefault="00F441C1" w:rsidP="00F441C1">
      <w:pPr>
        <w:pStyle w:val="NormalWeb"/>
        <w:shd w:val="clear" w:color="auto" w:fill="FFFFFF"/>
        <w:jc w:val="both"/>
        <w:rPr>
          <w:rFonts w:ascii="Segoe UI" w:hAnsi="Segoe UI" w:cs="Segoe UI"/>
          <w:color w:val="333333"/>
          <w:sz w:val="32"/>
          <w:szCs w:val="32"/>
        </w:rPr>
      </w:pPr>
      <w:r w:rsidRPr="00406B43">
        <w:rPr>
          <w:rFonts w:ascii="Segoe UI" w:hAnsi="Segoe UI" w:cs="Segoe UI"/>
          <w:color w:val="333333"/>
          <w:sz w:val="32"/>
          <w:szCs w:val="32"/>
        </w:rPr>
        <w:t>The word </w:t>
      </w:r>
      <w:hyperlink r:id="rId50" w:history="1">
        <w:r w:rsidRPr="00406B43">
          <w:rPr>
            <w:rStyle w:val="Strong"/>
            <w:rFonts w:ascii="Segoe UI" w:hAnsi="Segoe UI" w:cs="Segoe UI"/>
            <w:color w:val="008000"/>
            <w:sz w:val="32"/>
            <w:szCs w:val="32"/>
          </w:rPr>
          <w:t>polymorphism</w:t>
        </w:r>
      </w:hyperlink>
      <w:r w:rsidRPr="00406B43">
        <w:rPr>
          <w:rFonts w:ascii="Segoe UI" w:hAnsi="Segoe UI" w:cs="Segoe UI"/>
          <w:color w:val="333333"/>
          <w:sz w:val="32"/>
          <w:szCs w:val="32"/>
        </w:rPr>
        <w:t> is derived from the two words i.e. </w:t>
      </w:r>
      <w:r w:rsidRPr="00406B43">
        <w:rPr>
          <w:rStyle w:val="Strong"/>
          <w:rFonts w:ascii="Segoe UI" w:hAnsi="Segoe UI" w:cs="Segoe UI"/>
          <w:color w:val="333333"/>
          <w:sz w:val="32"/>
          <w:szCs w:val="32"/>
        </w:rPr>
        <w:t>ploy</w:t>
      </w:r>
      <w:r w:rsidRPr="00406B43">
        <w:rPr>
          <w:rFonts w:ascii="Segoe UI" w:hAnsi="Segoe UI" w:cs="Segoe UI"/>
          <w:color w:val="333333"/>
          <w:sz w:val="32"/>
          <w:szCs w:val="32"/>
        </w:rPr>
        <w:t> and </w:t>
      </w:r>
      <w:r w:rsidRPr="00406B43">
        <w:rPr>
          <w:rStyle w:val="Strong"/>
          <w:rFonts w:ascii="Segoe UI" w:hAnsi="Segoe UI" w:cs="Segoe UI"/>
          <w:color w:val="333333"/>
          <w:sz w:val="32"/>
          <w:szCs w:val="32"/>
        </w:rPr>
        <w:t>morphs</w:t>
      </w:r>
      <w:r w:rsidRPr="00406B43">
        <w:rPr>
          <w:rFonts w:ascii="Segoe UI" w:hAnsi="Segoe UI" w:cs="Segoe UI"/>
          <w:color w:val="333333"/>
          <w:sz w:val="32"/>
          <w:szCs w:val="32"/>
        </w:rPr>
        <w:t>. Poly means many and morphs means forms. It allows us to create methods with the same name but different method signatures. It allows the developer to create clean, sensible, readable, and resilient code.</w:t>
      </w:r>
    </w:p>
    <w:p w:rsidR="00F441C1" w:rsidRPr="00406B43" w:rsidRDefault="00F441C1" w:rsidP="00F441C1">
      <w:pPr>
        <w:rPr>
          <w:rFonts w:ascii="Segoe UI" w:hAnsi="Segoe UI" w:cs="Segoe UI"/>
          <w:sz w:val="32"/>
          <w:szCs w:val="32"/>
        </w:rPr>
      </w:pPr>
      <w:r w:rsidRPr="00406B43">
        <w:rPr>
          <w:rFonts w:ascii="Segoe UI" w:hAnsi="Segoe UI" w:cs="Segoe UI"/>
          <w:noProof/>
          <w:sz w:val="32"/>
          <w:szCs w:val="32"/>
          <w:lang w:eastAsia="en-IN" w:bidi="hi-IN"/>
        </w:rPr>
        <w:lastRenderedPageBreak/>
        <w:drawing>
          <wp:inline distT="0" distB="0" distL="0" distR="0">
            <wp:extent cx="5715000" cy="2400300"/>
            <wp:effectExtent l="0" t="0" r="0" b="0"/>
            <wp:docPr id="6" name="Picture 6" descr="What is Object-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Object-Oriented Programm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rsidR="007C2C28" w:rsidRPr="00406B43" w:rsidRDefault="007C2C28" w:rsidP="007C2C28">
      <w:pPr>
        <w:pStyle w:val="Heading3"/>
        <w:shd w:val="clear" w:color="auto" w:fill="FFFFFF"/>
        <w:spacing w:before="0" w:line="288" w:lineRule="atLeast"/>
        <w:rPr>
          <w:rFonts w:ascii="Segoe UI" w:hAnsi="Segoe UI" w:cs="Segoe UI"/>
          <w:color w:val="0A0202"/>
          <w:sz w:val="32"/>
          <w:szCs w:val="32"/>
        </w:rPr>
      </w:pPr>
      <w:r w:rsidRPr="00406B43">
        <w:rPr>
          <w:rFonts w:ascii="Segoe UI" w:hAnsi="Segoe UI" w:cs="Segoe UI"/>
          <w:color w:val="0A0202"/>
          <w:sz w:val="32"/>
          <w:szCs w:val="32"/>
        </w:rPr>
        <w:t>Types of Polymorphism</w:t>
      </w:r>
    </w:p>
    <w:p w:rsidR="007C2C28" w:rsidRPr="00406B43" w:rsidRDefault="007C2C28" w:rsidP="007C2C28">
      <w:pPr>
        <w:pStyle w:val="NormalWeb"/>
        <w:shd w:val="clear" w:color="auto" w:fill="FFFFFF"/>
        <w:spacing w:before="0" w:beforeAutospacing="0" w:after="360" w:afterAutospacing="0"/>
        <w:rPr>
          <w:rFonts w:ascii="Segoe UI" w:hAnsi="Segoe UI" w:cs="Segoe UI"/>
          <w:color w:val="3A3A3A"/>
          <w:sz w:val="32"/>
          <w:szCs w:val="32"/>
        </w:rPr>
      </w:pPr>
      <w:r w:rsidRPr="00406B43">
        <w:rPr>
          <w:rFonts w:ascii="Segoe UI" w:hAnsi="Segoe UI" w:cs="Segoe UI"/>
          <w:color w:val="3A3A3A"/>
          <w:sz w:val="32"/>
          <w:szCs w:val="32"/>
        </w:rPr>
        <w:t>There are 2 types of polymorphism:</w:t>
      </w:r>
    </w:p>
    <w:p w:rsidR="007C2C28" w:rsidRPr="00406B43" w:rsidRDefault="007C2C28" w:rsidP="000C79F0">
      <w:pPr>
        <w:numPr>
          <w:ilvl w:val="0"/>
          <w:numId w:val="14"/>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Static Polymorphism – This is also called as </w:t>
      </w:r>
      <w:r w:rsidRPr="00406B43">
        <w:rPr>
          <w:rFonts w:ascii="Segoe UI" w:hAnsi="Segoe UI" w:cs="Segoe UI"/>
          <w:b/>
          <w:bCs/>
          <w:color w:val="3A3A3A"/>
          <w:sz w:val="32"/>
          <w:szCs w:val="32"/>
        </w:rPr>
        <w:t>compile-time</w:t>
      </w:r>
      <w:r w:rsidRPr="00406B43">
        <w:rPr>
          <w:rFonts w:ascii="Segoe UI" w:hAnsi="Segoe UI" w:cs="Segoe UI"/>
          <w:color w:val="3A3A3A"/>
          <w:sz w:val="32"/>
          <w:szCs w:val="32"/>
        </w:rPr>
        <w:t> polymorphism.</w:t>
      </w:r>
    </w:p>
    <w:p w:rsidR="007C2C28" w:rsidRPr="00406B43" w:rsidRDefault="007C2C28" w:rsidP="000C79F0">
      <w:pPr>
        <w:numPr>
          <w:ilvl w:val="0"/>
          <w:numId w:val="14"/>
        </w:numPr>
        <w:shd w:val="clear" w:color="auto" w:fill="FFFFFF"/>
        <w:spacing w:after="0" w:line="240" w:lineRule="auto"/>
        <w:rPr>
          <w:rFonts w:ascii="Segoe UI" w:hAnsi="Segoe UI" w:cs="Segoe UI"/>
          <w:color w:val="3A3A3A"/>
          <w:sz w:val="32"/>
          <w:szCs w:val="32"/>
        </w:rPr>
      </w:pPr>
      <w:r w:rsidRPr="00406B43">
        <w:rPr>
          <w:rFonts w:ascii="Segoe UI" w:hAnsi="Segoe UI" w:cs="Segoe UI"/>
          <w:color w:val="3A3A3A"/>
          <w:sz w:val="32"/>
          <w:szCs w:val="32"/>
        </w:rPr>
        <w:t>Dynamic Polymorphism –  This is called </w:t>
      </w:r>
      <w:r w:rsidRPr="00406B43">
        <w:rPr>
          <w:rStyle w:val="Strong"/>
          <w:rFonts w:ascii="Segoe UI" w:hAnsi="Segoe UI" w:cs="Segoe UI"/>
          <w:color w:val="3A3A3A"/>
          <w:sz w:val="32"/>
          <w:szCs w:val="32"/>
          <w:bdr w:val="none" w:sz="0" w:space="0" w:color="auto" w:frame="1"/>
        </w:rPr>
        <w:t>runtime</w:t>
      </w:r>
      <w:r w:rsidRPr="00406B43">
        <w:rPr>
          <w:rFonts w:ascii="Segoe UI" w:hAnsi="Segoe UI" w:cs="Segoe UI"/>
          <w:color w:val="3A3A3A"/>
          <w:sz w:val="32"/>
          <w:szCs w:val="32"/>
        </w:rPr>
        <w:t> polymorphism.</w:t>
      </w:r>
    </w:p>
    <w:p w:rsidR="007C2C28" w:rsidRPr="00406B43" w:rsidRDefault="007C2C28" w:rsidP="007C2C28">
      <w:pPr>
        <w:pStyle w:val="Heading4"/>
        <w:shd w:val="clear" w:color="auto" w:fill="FFFFFF"/>
        <w:spacing w:before="0"/>
        <w:rPr>
          <w:rFonts w:ascii="Segoe UI" w:hAnsi="Segoe UI" w:cs="Segoe UI"/>
          <w:color w:val="0A0202"/>
          <w:sz w:val="32"/>
          <w:szCs w:val="32"/>
        </w:rPr>
      </w:pPr>
      <w:r w:rsidRPr="00406B43">
        <w:rPr>
          <w:rFonts w:ascii="Segoe UI" w:hAnsi="Segoe UI" w:cs="Segoe UI"/>
          <w:color w:val="0A0202"/>
          <w:sz w:val="32"/>
          <w:szCs w:val="32"/>
        </w:rPr>
        <w:t>Static Polymorphism</w:t>
      </w:r>
    </w:p>
    <w:p w:rsidR="007C2C28" w:rsidRPr="00406B43" w:rsidRDefault="007C2C28" w:rsidP="007C2C28">
      <w:pPr>
        <w:pStyle w:val="NormalWeb"/>
        <w:shd w:val="clear" w:color="auto" w:fill="FFFFFF"/>
        <w:spacing w:before="0" w:beforeAutospacing="0" w:after="0" w:afterAutospacing="0"/>
        <w:rPr>
          <w:rFonts w:ascii="Segoe UI" w:hAnsi="Segoe UI" w:cs="Segoe UI"/>
          <w:color w:val="3A3A3A"/>
          <w:sz w:val="32"/>
          <w:szCs w:val="32"/>
        </w:rPr>
      </w:pPr>
      <w:r w:rsidRPr="00406B43">
        <w:rPr>
          <w:rFonts w:ascii="Segoe UI" w:hAnsi="Segoe UI" w:cs="Segoe UI"/>
          <w:color w:val="3A3A3A"/>
          <w:sz w:val="32"/>
          <w:szCs w:val="32"/>
        </w:rPr>
        <w:t>When polymorphism is resolved during compile time, we call it as static polymorphism. One best example is </w:t>
      </w:r>
      <w:r w:rsidRPr="00406B43">
        <w:rPr>
          <w:rStyle w:val="Strong"/>
          <w:rFonts w:ascii="Segoe UI" w:hAnsi="Segoe UI" w:cs="Segoe UI"/>
          <w:color w:val="3A3A3A"/>
          <w:sz w:val="32"/>
          <w:szCs w:val="32"/>
          <w:bdr w:val="none" w:sz="0" w:space="0" w:color="auto" w:frame="1"/>
        </w:rPr>
        <w:t>method overloading. </w:t>
      </w:r>
      <w:r w:rsidRPr="00406B43">
        <w:rPr>
          <w:rFonts w:ascii="Segoe UI" w:hAnsi="Segoe UI" w:cs="Segoe UI"/>
          <w:color w:val="3A3A3A"/>
          <w:sz w:val="32"/>
          <w:szCs w:val="32"/>
        </w:rPr>
        <w:t>This means we can have multiple methods of the same name in a class but having different signatures(parameters).</w:t>
      </w:r>
    </w:p>
    <w:p w:rsidR="007C2C28" w:rsidRPr="00406B43" w:rsidRDefault="007C2C28" w:rsidP="007C5C81">
      <w:pPr>
        <w:pStyle w:val="Heading5"/>
        <w:shd w:val="clear" w:color="auto" w:fill="FFFFFF"/>
        <w:spacing w:before="0" w:line="312" w:lineRule="atLeast"/>
        <w:textAlignment w:val="baseline"/>
        <w:rPr>
          <w:rStyle w:val="Strong"/>
          <w:rFonts w:ascii="Segoe UI" w:hAnsi="Segoe UI" w:cs="Segoe UI"/>
          <w:b w:val="0"/>
          <w:bCs w:val="0"/>
          <w:color w:val="444444"/>
          <w:sz w:val="32"/>
          <w:szCs w:val="32"/>
          <w:bdr w:val="none" w:sz="0" w:space="0" w:color="auto" w:frame="1"/>
        </w:rPr>
      </w:pPr>
    </w:p>
    <w:p w:rsidR="007C2C28" w:rsidRPr="00406B43" w:rsidRDefault="007C2C28" w:rsidP="007C5C81">
      <w:pPr>
        <w:pStyle w:val="Heading5"/>
        <w:shd w:val="clear" w:color="auto" w:fill="FFFFFF"/>
        <w:spacing w:before="0" w:line="312" w:lineRule="atLeast"/>
        <w:textAlignment w:val="baseline"/>
        <w:rPr>
          <w:rStyle w:val="Strong"/>
          <w:rFonts w:ascii="Segoe UI" w:hAnsi="Segoe UI" w:cs="Segoe UI"/>
          <w:b w:val="0"/>
          <w:bCs w:val="0"/>
          <w:color w:val="444444"/>
          <w:sz w:val="32"/>
          <w:szCs w:val="32"/>
          <w:bdr w:val="none" w:sz="0" w:space="0" w:color="auto" w:frame="1"/>
        </w:rPr>
      </w:pPr>
    </w:p>
    <w:p w:rsidR="007C2C28" w:rsidRPr="00406B43" w:rsidRDefault="007C2C28" w:rsidP="007C5C81">
      <w:pPr>
        <w:pStyle w:val="Heading5"/>
        <w:shd w:val="clear" w:color="auto" w:fill="FFFFFF"/>
        <w:spacing w:before="0" w:line="312" w:lineRule="atLeast"/>
        <w:textAlignment w:val="baseline"/>
        <w:rPr>
          <w:rStyle w:val="Strong"/>
          <w:rFonts w:ascii="Segoe UI" w:hAnsi="Segoe UI" w:cs="Segoe UI"/>
          <w:b w:val="0"/>
          <w:bCs w:val="0"/>
          <w:color w:val="444444"/>
          <w:sz w:val="32"/>
          <w:szCs w:val="32"/>
          <w:bdr w:val="none" w:sz="0" w:space="0" w:color="auto" w:frame="1"/>
        </w:rPr>
      </w:pPr>
    </w:p>
    <w:p w:rsidR="007C2C28" w:rsidRPr="00406B43" w:rsidRDefault="007C2C28" w:rsidP="007C5C81">
      <w:pPr>
        <w:pStyle w:val="Heading5"/>
        <w:shd w:val="clear" w:color="auto" w:fill="FFFFFF"/>
        <w:spacing w:before="0" w:line="312" w:lineRule="atLeast"/>
        <w:textAlignment w:val="baseline"/>
        <w:rPr>
          <w:rStyle w:val="Strong"/>
          <w:rFonts w:ascii="Segoe UI" w:hAnsi="Segoe UI" w:cs="Segoe UI"/>
          <w:b w:val="0"/>
          <w:bCs w:val="0"/>
          <w:color w:val="444444"/>
          <w:sz w:val="32"/>
          <w:szCs w:val="32"/>
          <w:bdr w:val="none" w:sz="0" w:space="0" w:color="auto" w:frame="1"/>
        </w:rPr>
      </w:pPr>
    </w:p>
    <w:p w:rsidR="007C5C81" w:rsidRPr="00406B43" w:rsidRDefault="007C5C81" w:rsidP="007C5C81">
      <w:pPr>
        <w:pStyle w:val="Heading5"/>
        <w:shd w:val="clear" w:color="auto" w:fill="FFFFFF"/>
        <w:spacing w:before="0" w:line="312" w:lineRule="atLeast"/>
        <w:textAlignment w:val="baseline"/>
        <w:rPr>
          <w:rFonts w:ascii="Segoe UI" w:hAnsi="Segoe UI" w:cs="Segoe UI"/>
          <w:color w:val="444444"/>
          <w:sz w:val="32"/>
          <w:szCs w:val="32"/>
        </w:rPr>
      </w:pPr>
      <w:r w:rsidRPr="00406B43">
        <w:rPr>
          <w:rStyle w:val="Strong"/>
          <w:rFonts w:ascii="Segoe UI" w:hAnsi="Segoe UI" w:cs="Segoe UI"/>
          <w:b w:val="0"/>
          <w:bCs w:val="0"/>
          <w:color w:val="444444"/>
          <w:sz w:val="32"/>
          <w:szCs w:val="32"/>
          <w:bdr w:val="none" w:sz="0" w:space="0" w:color="auto" w:frame="1"/>
        </w:rPr>
        <w:t>a. Static Polymorphism</w:t>
      </w:r>
    </w:p>
    <w:p w:rsidR="007C5C81" w:rsidRPr="00406B43" w:rsidRDefault="007C5C81" w:rsidP="007C5C81">
      <w:pPr>
        <w:pStyle w:val="NormalWeb"/>
        <w:shd w:val="clear" w:color="auto" w:fill="FFFFFF"/>
        <w:spacing w:before="0" w:beforeAutospacing="0" w:after="240" w:afterAutospacing="0"/>
        <w:textAlignment w:val="baseline"/>
        <w:rPr>
          <w:rFonts w:ascii="Segoe UI" w:hAnsi="Segoe UI" w:cs="Segoe UI"/>
          <w:color w:val="444444"/>
          <w:sz w:val="32"/>
          <w:szCs w:val="32"/>
        </w:rPr>
      </w:pPr>
      <w:r w:rsidRPr="00406B43">
        <w:rPr>
          <w:rFonts w:ascii="Segoe UI" w:hAnsi="Segoe UI" w:cs="Segoe UI"/>
          <w:color w:val="444444"/>
          <w:sz w:val="32"/>
          <w:szCs w:val="32"/>
        </w:rPr>
        <w:t>Polymorphism that the compiler resolves during the compile-time is called the static polymorphism. We can consider Method overloading as a static polymorphism example in Java.</w:t>
      </w:r>
    </w:p>
    <w:p w:rsidR="007C5C81" w:rsidRPr="00406B43" w:rsidRDefault="007C5C81" w:rsidP="007C5C81">
      <w:pPr>
        <w:pStyle w:val="NormalWeb"/>
        <w:shd w:val="clear" w:color="auto" w:fill="FFFFFF"/>
        <w:spacing w:before="0" w:beforeAutospacing="0" w:after="240" w:afterAutospacing="0"/>
        <w:textAlignment w:val="baseline"/>
        <w:rPr>
          <w:rFonts w:ascii="Segoe UI" w:hAnsi="Segoe UI" w:cs="Segoe UI"/>
          <w:color w:val="444444"/>
          <w:sz w:val="32"/>
          <w:szCs w:val="32"/>
        </w:rPr>
      </w:pPr>
      <w:r w:rsidRPr="00406B43">
        <w:rPr>
          <w:rFonts w:ascii="Segoe UI" w:hAnsi="Segoe UI" w:cs="Segoe UI"/>
          <w:color w:val="444444"/>
          <w:sz w:val="32"/>
          <w:szCs w:val="32"/>
        </w:rPr>
        <w:lastRenderedPageBreak/>
        <w:t>Method Overloading allows us to have more than one method with the same name in a class with a different signature. The above example of polymorphism is the example of method overloading or static polymorphism in Java.</w:t>
      </w:r>
    </w:p>
    <w:p w:rsidR="007C5C81" w:rsidRPr="00406B43" w:rsidRDefault="007C5C81" w:rsidP="007C5C81">
      <w:pPr>
        <w:pStyle w:val="Heading5"/>
        <w:shd w:val="clear" w:color="auto" w:fill="FFFFFF"/>
        <w:spacing w:before="0" w:line="312" w:lineRule="atLeast"/>
        <w:textAlignment w:val="baseline"/>
        <w:rPr>
          <w:rFonts w:ascii="Segoe UI" w:hAnsi="Segoe UI" w:cs="Segoe UI"/>
          <w:color w:val="444444"/>
          <w:sz w:val="32"/>
          <w:szCs w:val="32"/>
        </w:rPr>
      </w:pPr>
      <w:r w:rsidRPr="00406B43">
        <w:rPr>
          <w:rStyle w:val="Strong"/>
          <w:rFonts w:ascii="Segoe UI" w:hAnsi="Segoe UI" w:cs="Segoe UI"/>
          <w:b w:val="0"/>
          <w:bCs w:val="0"/>
          <w:color w:val="444444"/>
          <w:sz w:val="32"/>
          <w:szCs w:val="32"/>
          <w:bdr w:val="none" w:sz="0" w:space="0" w:color="auto" w:frame="1"/>
        </w:rPr>
        <w:t>b. Dynamic Polymorphism</w:t>
      </w:r>
    </w:p>
    <w:p w:rsidR="007C5C81" w:rsidRPr="00406B43" w:rsidRDefault="007C5C81" w:rsidP="007C5C81">
      <w:pPr>
        <w:pStyle w:val="NormalWeb"/>
        <w:shd w:val="clear" w:color="auto" w:fill="FFFFFF"/>
        <w:spacing w:before="0" w:beforeAutospacing="0" w:after="240" w:afterAutospacing="0"/>
        <w:textAlignment w:val="baseline"/>
        <w:rPr>
          <w:rFonts w:ascii="Segoe UI" w:hAnsi="Segoe UI" w:cs="Segoe UI"/>
          <w:color w:val="444444"/>
          <w:sz w:val="32"/>
          <w:szCs w:val="32"/>
        </w:rPr>
      </w:pPr>
      <w:r w:rsidRPr="00406B43">
        <w:rPr>
          <w:rFonts w:ascii="Segoe UI" w:hAnsi="Segoe UI" w:cs="Segoe UI"/>
          <w:color w:val="444444"/>
          <w:sz w:val="32"/>
          <w:szCs w:val="32"/>
        </w:rPr>
        <w:t>The other name for Dynamic Polymorphism is Dynamic Method Dispatch. Dynamic or runtime polymorphism is a technique in which the overridden method is resolved at runtime rather than the compile-time. That’s why it is called runtime polymorphism.</w:t>
      </w:r>
    </w:p>
    <w:p w:rsidR="00694263" w:rsidRPr="00406B43" w:rsidRDefault="00694263" w:rsidP="00694263">
      <w:pPr>
        <w:shd w:val="clear" w:color="auto" w:fill="FFFFFF"/>
        <w:spacing w:after="0" w:line="360" w:lineRule="atLeast"/>
        <w:jc w:val="center"/>
        <w:textAlignment w:val="baseline"/>
        <w:rPr>
          <w:rFonts w:ascii="Segoe UI" w:hAnsi="Segoe UI" w:cs="Segoe UI"/>
          <w:color w:val="656565"/>
          <w:sz w:val="32"/>
          <w:szCs w:val="32"/>
        </w:rPr>
      </w:pPr>
    </w:p>
    <w:p w:rsidR="009A5C5E" w:rsidRPr="00406B43" w:rsidRDefault="00694263" w:rsidP="009A5C5E">
      <w:pPr>
        <w:pStyle w:val="myparagraph"/>
        <w:shd w:val="clear" w:color="auto" w:fill="FFFFFF"/>
        <w:spacing w:before="0" w:beforeAutospacing="0" w:after="150" w:afterAutospacing="0"/>
        <w:rPr>
          <w:rFonts w:ascii="Segoe UI" w:hAnsi="Segoe UI" w:cs="Segoe UI"/>
          <w:sz w:val="32"/>
          <w:szCs w:val="32"/>
        </w:rPr>
      </w:pPr>
      <w:r w:rsidRPr="00406B43">
        <w:rPr>
          <w:rFonts w:ascii="Segoe UI" w:hAnsi="Segoe UI" w:cs="Segoe UI"/>
          <w:color w:val="656565"/>
          <w:sz w:val="32"/>
          <w:szCs w:val="32"/>
        </w:rPr>
        <w:br/>
      </w:r>
      <w:r w:rsidR="009A5C5E" w:rsidRPr="00406B43">
        <w:rPr>
          <w:rFonts w:ascii="Segoe UI" w:hAnsi="Segoe UI" w:cs="Segoe UI"/>
          <w:sz w:val="32"/>
          <w:szCs w:val="32"/>
        </w:rPr>
        <w:t>There are two types of polymorphism in java.</w:t>
      </w:r>
    </w:p>
    <w:p w:rsidR="009A5C5E" w:rsidRPr="00406B43" w:rsidRDefault="009A5C5E" w:rsidP="009A5C5E">
      <w:pPr>
        <w:spacing w:after="0" w:line="240" w:lineRule="auto"/>
        <w:rPr>
          <w:rFonts w:ascii="Segoe UI" w:eastAsia="Times New Roman" w:hAnsi="Segoe UI" w:cs="Segoe UI"/>
          <w:sz w:val="32"/>
          <w:szCs w:val="32"/>
          <w:lang w:eastAsia="en-IN"/>
        </w:rPr>
      </w:pPr>
      <w:r w:rsidRPr="00406B43">
        <w:rPr>
          <w:rFonts w:ascii="Segoe UI" w:eastAsia="Times New Roman" w:hAnsi="Segoe UI" w:cs="Segoe UI"/>
          <w:b/>
          <w:bCs/>
          <w:color w:val="333333"/>
          <w:sz w:val="32"/>
          <w:szCs w:val="32"/>
          <w:shd w:val="clear" w:color="auto" w:fill="FFFFFF"/>
          <w:lang w:eastAsia="en-IN"/>
        </w:rPr>
        <w:t>Method overloading (compile time polymorphism)</w:t>
      </w:r>
      <w:r w:rsidRPr="00406B43">
        <w:rPr>
          <w:rFonts w:ascii="Segoe UI" w:eastAsia="Times New Roman" w:hAnsi="Segoe UI" w:cs="Segoe UI"/>
          <w:color w:val="333333"/>
          <w:sz w:val="32"/>
          <w:szCs w:val="32"/>
          <w:lang w:eastAsia="en-IN"/>
        </w:rPr>
        <w:br/>
      </w:r>
    </w:p>
    <w:p w:rsidR="009A5C5E" w:rsidRPr="00406B43" w:rsidRDefault="009A5C5E" w:rsidP="009A5C5E">
      <w:pPr>
        <w:shd w:val="clear" w:color="auto" w:fill="FFFFFF"/>
        <w:spacing w:after="150" w:line="240" w:lineRule="auto"/>
        <w:rPr>
          <w:rFonts w:ascii="Segoe UI" w:eastAsia="Times New Roman" w:hAnsi="Segoe UI" w:cs="Segoe UI"/>
          <w:sz w:val="32"/>
          <w:szCs w:val="32"/>
          <w:lang w:eastAsia="en-IN"/>
        </w:rPr>
      </w:pPr>
      <w:r w:rsidRPr="00406B43">
        <w:rPr>
          <w:rFonts w:ascii="Segoe UI" w:eastAsia="Times New Roman" w:hAnsi="Segoe UI" w:cs="Segoe UI"/>
          <w:sz w:val="32"/>
          <w:szCs w:val="32"/>
          <w:lang w:eastAsia="en-IN"/>
        </w:rPr>
        <w:t>Here more than one methods have same names but different input parameters. They can either have different numbers of parameters or parameters of different types.</w:t>
      </w:r>
    </w:p>
    <w:p w:rsidR="009A5C5E" w:rsidRPr="00406B43" w:rsidRDefault="009A5C5E" w:rsidP="009A5C5E">
      <w:pPr>
        <w:spacing w:after="0" w:line="240" w:lineRule="auto"/>
        <w:rPr>
          <w:rFonts w:ascii="Segoe UI" w:eastAsia="Times New Roman" w:hAnsi="Segoe UI" w:cs="Segoe UI"/>
          <w:sz w:val="32"/>
          <w:szCs w:val="32"/>
          <w:lang w:eastAsia="en-IN"/>
        </w:rPr>
      </w:pPr>
      <w:r w:rsidRPr="00406B43">
        <w:rPr>
          <w:rFonts w:ascii="Segoe UI" w:eastAsia="Times New Roman" w:hAnsi="Segoe UI" w:cs="Segoe UI"/>
          <w:b/>
          <w:bCs/>
          <w:color w:val="333333"/>
          <w:sz w:val="32"/>
          <w:szCs w:val="32"/>
          <w:shd w:val="clear" w:color="auto" w:fill="FFFFFF"/>
          <w:lang w:eastAsia="en-IN"/>
        </w:rPr>
        <w:t>Method overriding (run time polymorphism)</w:t>
      </w:r>
      <w:r w:rsidRPr="00406B43">
        <w:rPr>
          <w:rFonts w:ascii="Segoe UI" w:eastAsia="Times New Roman" w:hAnsi="Segoe UI" w:cs="Segoe UI"/>
          <w:color w:val="333333"/>
          <w:sz w:val="32"/>
          <w:szCs w:val="32"/>
          <w:lang w:eastAsia="en-IN"/>
        </w:rPr>
        <w:br/>
      </w:r>
    </w:p>
    <w:p w:rsidR="009A5C5E" w:rsidRPr="00406B43" w:rsidRDefault="009A5C5E" w:rsidP="009A5C5E">
      <w:pPr>
        <w:shd w:val="clear" w:color="auto" w:fill="FFFFFF"/>
        <w:spacing w:after="150" w:line="240" w:lineRule="auto"/>
        <w:rPr>
          <w:rFonts w:ascii="Segoe UI" w:eastAsia="Times New Roman" w:hAnsi="Segoe UI" w:cs="Segoe UI"/>
          <w:sz w:val="32"/>
          <w:szCs w:val="32"/>
          <w:lang w:eastAsia="en-IN"/>
        </w:rPr>
      </w:pPr>
      <w:r w:rsidRPr="00406B43">
        <w:rPr>
          <w:rFonts w:ascii="Segoe UI" w:eastAsia="Times New Roman" w:hAnsi="Segoe UI" w:cs="Segoe UI"/>
          <w:sz w:val="32"/>
          <w:szCs w:val="32"/>
          <w:lang w:eastAsia="en-IN"/>
        </w:rPr>
        <w:t>Method overriding means a derived class is implementing a method of parent class. The method signature in derived class remains the same.</w:t>
      </w:r>
    </w:p>
    <w:p w:rsidR="00694263" w:rsidRPr="00406B43" w:rsidRDefault="00694263" w:rsidP="00694263">
      <w:pPr>
        <w:shd w:val="clear" w:color="auto" w:fill="FFFFFF"/>
        <w:spacing w:after="240" w:line="360" w:lineRule="atLeast"/>
        <w:textAlignment w:val="baseline"/>
        <w:rPr>
          <w:rFonts w:ascii="Segoe UI" w:hAnsi="Segoe UI" w:cs="Segoe UI"/>
          <w:color w:val="656565"/>
          <w:sz w:val="32"/>
          <w:szCs w:val="32"/>
        </w:rPr>
      </w:pPr>
    </w:p>
    <w:p w:rsidR="00694263" w:rsidRPr="00406B43" w:rsidRDefault="00694263" w:rsidP="00694263">
      <w:pPr>
        <w:shd w:val="clear" w:color="auto" w:fill="FFFFFF"/>
        <w:spacing w:after="0" w:line="360" w:lineRule="atLeast"/>
        <w:jc w:val="center"/>
        <w:textAlignment w:val="baseline"/>
        <w:rPr>
          <w:rFonts w:ascii="Segoe UI" w:hAnsi="Segoe UI" w:cs="Segoe UI"/>
          <w:color w:val="656565"/>
          <w:sz w:val="32"/>
          <w:szCs w:val="32"/>
        </w:rPr>
      </w:pPr>
      <w:r w:rsidRPr="00406B43">
        <w:rPr>
          <w:rFonts w:ascii="Segoe UI" w:hAnsi="Segoe UI" w:cs="Segoe UI"/>
          <w:noProof/>
          <w:color w:val="96CAC6"/>
          <w:sz w:val="32"/>
          <w:szCs w:val="32"/>
          <w:bdr w:val="none" w:sz="0" w:space="0" w:color="auto" w:frame="1"/>
          <w:lang w:eastAsia="en-IN" w:bidi="hi-IN"/>
        </w:rPr>
        <w:lastRenderedPageBreak/>
        <w:drawing>
          <wp:inline distT="0" distB="0" distL="0" distR="0">
            <wp:extent cx="6096000" cy="4152900"/>
            <wp:effectExtent l="0" t="0" r="0" b="0"/>
            <wp:docPr id="19" name="Picture 19" descr="https://1.bp.blogspot.com/-fF4IcjEQbiE/XU-utqBUkSI/AAAAAAAAEnk/fZ38-T3S1BoBdPVpl8s0ur6aBa637fKsgCLcBGAs/s640/Screenshot%2B%25288%2529.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1.bp.blogspot.com/-fF4IcjEQbiE/XU-utqBUkSI/AAAAAAAAEnk/fZ38-T3S1BoBdPVpl8s0ur6aBa637fKsgCLcBGAs/s640/Screenshot%2B%25288%2529.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152900"/>
                    </a:xfrm>
                    <a:prstGeom prst="rect">
                      <a:avLst/>
                    </a:prstGeom>
                    <a:noFill/>
                    <a:ln>
                      <a:noFill/>
                    </a:ln>
                  </pic:spPr>
                </pic:pic>
              </a:graphicData>
            </a:graphic>
          </wp:inline>
        </w:drawing>
      </w:r>
    </w:p>
    <w:p w:rsidR="00694263" w:rsidRPr="00406B43" w:rsidRDefault="00694263" w:rsidP="00694263">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rPr>
        <w:br/>
      </w:r>
    </w:p>
    <w:p w:rsidR="009117C2" w:rsidRPr="00406B43" w:rsidRDefault="009117C2" w:rsidP="009117C2">
      <w:pPr>
        <w:shd w:val="clear" w:color="auto" w:fill="FFFFFF"/>
        <w:spacing w:after="0" w:line="360" w:lineRule="atLeast"/>
        <w:jc w:val="center"/>
        <w:textAlignment w:val="baseline"/>
        <w:rPr>
          <w:rFonts w:ascii="Segoe UI" w:hAnsi="Segoe UI" w:cs="Segoe UI"/>
          <w:color w:val="656565"/>
          <w:sz w:val="32"/>
          <w:szCs w:val="32"/>
        </w:rPr>
      </w:pPr>
      <w:r w:rsidRPr="00406B43">
        <w:rPr>
          <w:rFonts w:ascii="Segoe UI" w:hAnsi="Segoe UI" w:cs="Segoe UI"/>
          <w:noProof/>
          <w:color w:val="96CAC6"/>
          <w:sz w:val="32"/>
          <w:szCs w:val="32"/>
          <w:bdr w:val="none" w:sz="0" w:space="0" w:color="auto" w:frame="1"/>
          <w:lang w:eastAsia="en-IN" w:bidi="hi-IN"/>
        </w:rPr>
        <w:drawing>
          <wp:inline distT="0" distB="0" distL="0" distR="0">
            <wp:extent cx="6096000" cy="2819400"/>
            <wp:effectExtent l="0" t="0" r="0" b="0"/>
            <wp:docPr id="22" name="Picture 22" descr="https://1.bp.blogspot.com/-pFHJTng93q4/XU-utsYfSjI/AAAAAAAAEno/43JhWi3SrVAVmXc3UyKmhyXKH74esCKHACLcBGAs/s640/object-class-diagrame-1.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pFHJTng93q4/XU-utsYfSjI/AAAAAAAAEno/43JhWi3SrVAVmXc3UyKmhyXKH74esCKHACLcBGAs/s640/object-class-diagrame-1.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2819400"/>
                    </a:xfrm>
                    <a:prstGeom prst="rect">
                      <a:avLst/>
                    </a:prstGeom>
                    <a:noFill/>
                    <a:ln>
                      <a:noFill/>
                    </a:ln>
                  </pic:spPr>
                </pic:pic>
              </a:graphicData>
            </a:graphic>
          </wp:inline>
        </w:drawing>
      </w:r>
    </w:p>
    <w:p w:rsidR="009117C2" w:rsidRPr="00406B43" w:rsidRDefault="009117C2" w:rsidP="009117C2">
      <w:pPr>
        <w:shd w:val="clear" w:color="auto" w:fill="FFFFFF"/>
        <w:spacing w:after="240"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rPr>
        <w:br/>
      </w:r>
    </w:p>
    <w:p w:rsidR="009117C2" w:rsidRPr="00406B43" w:rsidRDefault="009117C2" w:rsidP="009117C2">
      <w:pPr>
        <w:shd w:val="clear" w:color="auto" w:fill="FFFFFF"/>
        <w:spacing w:after="0" w:line="360" w:lineRule="atLeast"/>
        <w:jc w:val="center"/>
        <w:textAlignment w:val="baseline"/>
        <w:rPr>
          <w:rFonts w:ascii="Segoe UI" w:hAnsi="Segoe UI" w:cs="Segoe UI"/>
          <w:color w:val="656565"/>
          <w:sz w:val="32"/>
          <w:szCs w:val="32"/>
        </w:rPr>
      </w:pPr>
      <w:r w:rsidRPr="00406B43">
        <w:rPr>
          <w:rFonts w:ascii="Segoe UI" w:hAnsi="Segoe UI" w:cs="Segoe UI"/>
          <w:noProof/>
          <w:color w:val="96CAC6"/>
          <w:sz w:val="32"/>
          <w:szCs w:val="32"/>
          <w:bdr w:val="none" w:sz="0" w:space="0" w:color="auto" w:frame="1"/>
          <w:lang w:eastAsia="en-IN" w:bidi="hi-IN"/>
        </w:rPr>
        <w:lastRenderedPageBreak/>
        <w:drawing>
          <wp:inline distT="0" distB="0" distL="0" distR="0">
            <wp:extent cx="6096000" cy="4152900"/>
            <wp:effectExtent l="0" t="0" r="0" b="0"/>
            <wp:docPr id="21" name="Picture 21" descr="https://1.bp.blogspot.com/-fF4IcjEQbiE/XU-utqBUkSI/AAAAAAAAEnk/fZ38-T3S1BoBdPVpl8s0ur6aBa637fKsgCLcBGAs/s640/Screenshot%2B%25288%2529.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1.bp.blogspot.com/-fF4IcjEQbiE/XU-utqBUkSI/AAAAAAAAEnk/fZ38-T3S1BoBdPVpl8s0ur6aBa637fKsgCLcBGAs/s640/Screenshot%2B%25288%2529.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4152900"/>
                    </a:xfrm>
                    <a:prstGeom prst="rect">
                      <a:avLst/>
                    </a:prstGeom>
                    <a:noFill/>
                    <a:ln>
                      <a:noFill/>
                    </a:ln>
                  </pic:spPr>
                </pic:pic>
              </a:graphicData>
            </a:graphic>
          </wp:inline>
        </w:drawing>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rPr>
        <w:br/>
      </w:r>
    </w:p>
    <w:p w:rsidR="009117C2" w:rsidRPr="00406B43" w:rsidRDefault="009117C2" w:rsidP="009117C2">
      <w:pPr>
        <w:pStyle w:val="Heading2"/>
        <w:shd w:val="clear" w:color="auto" w:fill="FFFFFF"/>
        <w:spacing w:before="0" w:after="225" w:line="360" w:lineRule="atLeast"/>
        <w:textAlignment w:val="baseline"/>
        <w:rPr>
          <w:rFonts w:ascii="Segoe UI" w:hAnsi="Segoe UI" w:cs="Segoe UI"/>
          <w:color w:val="2C3E50"/>
          <w:sz w:val="32"/>
          <w:szCs w:val="32"/>
        </w:rPr>
      </w:pPr>
      <w:r w:rsidRPr="00406B43">
        <w:rPr>
          <w:rFonts w:ascii="Segoe UI" w:hAnsi="Segoe UI" w:cs="Segoe UI"/>
          <w:color w:val="2C3E50"/>
          <w:sz w:val="32"/>
          <w:szCs w:val="32"/>
        </w:rPr>
        <w:t>Introduction</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Java is an Object-Oriented Language. As a language that has the ObjectOriented feature, Java supports the following fundamental concepts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br/>
        <w:t>●    Polymorphism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Inheritance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Encapsulation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Abstraction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Classes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Objects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lastRenderedPageBreak/>
        <w:t>●    Instance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Method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Message Parsing</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p>
    <w:p w:rsidR="009117C2" w:rsidRPr="00406B43" w:rsidRDefault="009117C2" w:rsidP="009117C2">
      <w:pPr>
        <w:pStyle w:val="Heading3"/>
        <w:shd w:val="clear" w:color="auto" w:fill="FFFFFF"/>
        <w:spacing w:before="0" w:after="225" w:line="360" w:lineRule="atLeast"/>
        <w:textAlignment w:val="baseline"/>
        <w:rPr>
          <w:rFonts w:ascii="Segoe UI" w:hAnsi="Segoe UI" w:cs="Segoe UI"/>
          <w:color w:val="2C3E50"/>
          <w:sz w:val="32"/>
          <w:szCs w:val="32"/>
        </w:rPr>
      </w:pPr>
      <w:r w:rsidRPr="00406B43">
        <w:rPr>
          <w:rFonts w:ascii="Segoe UI" w:hAnsi="Segoe UI" w:cs="Segoe UI"/>
          <w:color w:val="2C3E50"/>
          <w:sz w:val="32"/>
          <w:szCs w:val="32"/>
        </w:rPr>
        <w:t>Flow of Control</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Control flow statements, however, break up the flow of execution by employing decision making, looping, and branching, enabling your program to conditionally execute particular blocks of code.</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Selection (Decision-making) statements (if-then, if-thenelse, switch)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Looping statements (for, while, do-while)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Branching statements (break, continue, return)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p>
    <w:p w:rsidR="009117C2" w:rsidRPr="00406B43" w:rsidRDefault="009117C2" w:rsidP="009117C2">
      <w:pPr>
        <w:shd w:val="clear" w:color="auto" w:fill="FFFFFF"/>
        <w:spacing w:line="360" w:lineRule="atLeast"/>
        <w:textAlignment w:val="baseline"/>
        <w:rPr>
          <w:ins w:id="1" w:author="Unknown"/>
          <w:rFonts w:ascii="Segoe UI" w:hAnsi="Segoe UI" w:cs="Segoe UI"/>
          <w:color w:val="656565"/>
          <w:sz w:val="32"/>
          <w:szCs w:val="32"/>
          <w:bdr w:val="none" w:sz="0" w:space="0" w:color="auto" w:frame="1"/>
        </w:rPr>
      </w:pPr>
      <w:r w:rsidRPr="00406B43">
        <w:rPr>
          <w:rFonts w:ascii="Segoe UI" w:hAnsi="Segoe UI" w:cs="Segoe UI"/>
          <w:color w:val="656565"/>
          <w:sz w:val="32"/>
          <w:szCs w:val="32"/>
          <w:bdr w:val="none" w:sz="0" w:space="0" w:color="auto" w:frame="1"/>
        </w:rPr>
        <w:br/>
        <w:t>abc</w:t>
      </w:r>
      <w:r w:rsidRPr="00406B43">
        <w:rPr>
          <w:rFonts w:ascii="Segoe UI" w:hAnsi="Segoe UI" w:cs="Segoe UI"/>
          <w:color w:val="656565"/>
          <w:sz w:val="32"/>
          <w:szCs w:val="32"/>
          <w:bdr w:val="none" w:sz="0" w:space="0" w:color="auto" w:frame="1"/>
        </w:rPr>
        <w:br/>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br/>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p>
    <w:p w:rsidR="009117C2" w:rsidRPr="00406B43" w:rsidRDefault="009117C2" w:rsidP="009117C2">
      <w:pPr>
        <w:pStyle w:val="Heading3"/>
        <w:shd w:val="clear" w:color="auto" w:fill="FFFFFF"/>
        <w:spacing w:before="0" w:after="225" w:line="360" w:lineRule="atLeast"/>
        <w:textAlignment w:val="baseline"/>
        <w:rPr>
          <w:rFonts w:ascii="Segoe UI" w:hAnsi="Segoe UI" w:cs="Segoe UI"/>
          <w:color w:val="2C3E50"/>
          <w:sz w:val="32"/>
          <w:szCs w:val="32"/>
        </w:rPr>
      </w:pPr>
      <w:r w:rsidRPr="00406B43">
        <w:rPr>
          <w:rFonts w:ascii="Segoe UI" w:hAnsi="Segoe UI" w:cs="Segoe UI"/>
          <w:color w:val="2C3E50"/>
          <w:sz w:val="32"/>
          <w:szCs w:val="32"/>
        </w:rPr>
        <w:t>Selection Statements</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Selection statements allow you to control the flow of program execution on the basis of the outcome of an expression or state of a variable known during runtime.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Selection statements can be divided into the following </w:t>
      </w:r>
      <w:r w:rsidRPr="00406B43">
        <w:rPr>
          <w:rFonts w:ascii="Segoe UI" w:hAnsi="Segoe UI" w:cs="Segoe UI"/>
          <w:b/>
          <w:bCs/>
          <w:color w:val="0000FF"/>
          <w:sz w:val="32"/>
          <w:szCs w:val="32"/>
          <w:bdr w:val="none" w:sz="0" w:space="0" w:color="auto" w:frame="1"/>
        </w:rPr>
        <w:t>categories</w:t>
      </w:r>
      <w:r w:rsidRPr="00406B43">
        <w:rPr>
          <w:rFonts w:ascii="Segoe UI" w:hAnsi="Segoe UI" w:cs="Segoe UI"/>
          <w:color w:val="656565"/>
          <w:sz w:val="32"/>
          <w:szCs w:val="32"/>
          <w:bdr w:val="none" w:sz="0" w:space="0" w:color="auto" w:frame="1"/>
        </w:rPr>
        <w:t>: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if and if-else statements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if-else statements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if-else-if statements </w:t>
      </w:r>
    </w:p>
    <w:p w:rsidR="009117C2" w:rsidRPr="00406B43" w:rsidRDefault="009117C2" w:rsidP="009117C2">
      <w:pPr>
        <w:shd w:val="clear" w:color="auto" w:fill="FFFFFF"/>
        <w:spacing w:line="360" w:lineRule="atLeast"/>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switch statements  </w:t>
      </w:r>
    </w:p>
    <w:p w:rsidR="00BB7B24" w:rsidRPr="00406B43" w:rsidRDefault="00BB7B24" w:rsidP="00BB7B24">
      <w:pPr>
        <w:shd w:val="clear" w:color="auto" w:fill="FFFFFF"/>
        <w:textAlignment w:val="baseline"/>
        <w:rPr>
          <w:rFonts w:ascii="Segoe UI" w:hAnsi="Segoe UI" w:cs="Segoe UI"/>
          <w:color w:val="656565"/>
          <w:sz w:val="32"/>
          <w:szCs w:val="32"/>
        </w:rPr>
      </w:pPr>
    </w:p>
    <w:p w:rsidR="00866422" w:rsidRPr="00406B43" w:rsidRDefault="00866422" w:rsidP="00866422">
      <w:pPr>
        <w:pStyle w:val="Heading3"/>
        <w:shd w:val="clear" w:color="auto" w:fill="FFFFFF"/>
        <w:spacing w:before="0" w:after="225"/>
        <w:textAlignment w:val="baseline"/>
        <w:rPr>
          <w:rFonts w:ascii="Segoe UI" w:hAnsi="Segoe UI" w:cs="Segoe UI"/>
          <w:color w:val="2C3E50"/>
          <w:sz w:val="32"/>
          <w:szCs w:val="32"/>
        </w:rPr>
      </w:pPr>
      <w:r w:rsidRPr="00406B43">
        <w:rPr>
          <w:rFonts w:ascii="Segoe UI" w:hAnsi="Segoe UI" w:cs="Segoe UI"/>
          <w:color w:val="2C3E50"/>
          <w:sz w:val="32"/>
          <w:szCs w:val="32"/>
        </w:rPr>
        <w:t>Iteration Statements</w:t>
      </w: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Repeating the same code fragment several times until a specified condition is satisfied is called </w:t>
      </w:r>
      <w:r w:rsidRPr="00406B43">
        <w:rPr>
          <w:rFonts w:ascii="Segoe UI" w:hAnsi="Segoe UI" w:cs="Segoe UI"/>
          <w:color w:val="FF0000"/>
          <w:sz w:val="32"/>
          <w:szCs w:val="32"/>
          <w:bdr w:val="none" w:sz="0" w:space="0" w:color="auto" w:frame="1"/>
        </w:rPr>
        <w:t>iteration. </w:t>
      </w: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Iteration statements execute the same set of instructions until a termination condition is met. </w:t>
      </w:r>
    </w:p>
    <w:p w:rsidR="00866422" w:rsidRPr="00406B43" w:rsidRDefault="00866422" w:rsidP="00866422">
      <w:pPr>
        <w:shd w:val="clear" w:color="auto" w:fill="FFFFFF"/>
        <w:textAlignment w:val="baseline"/>
        <w:rPr>
          <w:rFonts w:ascii="Segoe UI" w:hAnsi="Segoe UI" w:cs="Segoe UI"/>
          <w:color w:val="656565"/>
          <w:sz w:val="32"/>
          <w:szCs w:val="32"/>
        </w:rPr>
      </w:pP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Java provides the following loop for </w:t>
      </w:r>
      <w:r w:rsidRPr="00406B43">
        <w:rPr>
          <w:rFonts w:ascii="Segoe UI" w:hAnsi="Segoe UI" w:cs="Segoe UI"/>
          <w:b/>
          <w:bCs/>
          <w:color w:val="0000FF"/>
          <w:sz w:val="32"/>
          <w:szCs w:val="32"/>
          <w:bdr w:val="none" w:sz="0" w:space="0" w:color="auto" w:frame="1"/>
        </w:rPr>
        <w:t>iteration statements:</w:t>
      </w:r>
      <w:r w:rsidRPr="00406B43">
        <w:rPr>
          <w:rFonts w:ascii="Segoe UI" w:hAnsi="Segoe UI" w:cs="Segoe UI"/>
          <w:color w:val="656565"/>
          <w:sz w:val="32"/>
          <w:szCs w:val="32"/>
          <w:bdr w:val="none" w:sz="0" w:space="0" w:color="auto" w:frame="1"/>
        </w:rPr>
        <w:t> </w:t>
      </w: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while loop </w:t>
      </w: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for loop </w:t>
      </w: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do-while loop </w:t>
      </w:r>
    </w:p>
    <w:p w:rsidR="00866422" w:rsidRPr="00406B43" w:rsidRDefault="00866422" w:rsidP="00866422">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The for each loop </w:t>
      </w:r>
    </w:p>
    <w:p w:rsidR="00BB7B24" w:rsidRPr="00406B43" w:rsidRDefault="00BB7B24" w:rsidP="00BB7B24">
      <w:pPr>
        <w:shd w:val="clear" w:color="auto" w:fill="FFFFFF"/>
        <w:textAlignment w:val="baseline"/>
        <w:rPr>
          <w:rFonts w:ascii="Segoe UI" w:hAnsi="Segoe UI" w:cs="Segoe UI"/>
          <w:color w:val="656565"/>
          <w:sz w:val="32"/>
          <w:szCs w:val="32"/>
        </w:rPr>
      </w:pPr>
    </w:p>
    <w:p w:rsidR="00BB7B24" w:rsidRPr="00406B43" w:rsidRDefault="00BB7B24" w:rsidP="00BB7B24">
      <w:pPr>
        <w:pStyle w:val="Heading3"/>
        <w:shd w:val="clear" w:color="auto" w:fill="FFFFFF"/>
        <w:spacing w:before="0" w:after="225"/>
        <w:textAlignment w:val="baseline"/>
        <w:rPr>
          <w:rFonts w:ascii="Segoe UI" w:hAnsi="Segoe UI" w:cs="Segoe UI"/>
          <w:color w:val="2C3E50"/>
          <w:sz w:val="32"/>
          <w:szCs w:val="32"/>
        </w:rPr>
      </w:pPr>
      <w:r w:rsidRPr="00406B43">
        <w:rPr>
          <w:rFonts w:ascii="Segoe UI" w:hAnsi="Segoe UI" w:cs="Segoe UI"/>
          <w:color w:val="2C3E50"/>
          <w:sz w:val="32"/>
          <w:szCs w:val="32"/>
        </w:rPr>
        <w:t>Jump Statements</w:t>
      </w:r>
    </w:p>
    <w:p w:rsidR="00BB7B24" w:rsidRPr="00406B43" w:rsidRDefault="00BB7B24" w:rsidP="00BB7B24">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Jump statements are used to unconditionally transfer the program control to another part of the program. </w:t>
      </w:r>
    </w:p>
    <w:p w:rsidR="00BB7B24" w:rsidRPr="00406B43" w:rsidRDefault="00BB7B24" w:rsidP="00BB7B24">
      <w:pPr>
        <w:shd w:val="clear" w:color="auto" w:fill="FFFFFF"/>
        <w:textAlignment w:val="baseline"/>
        <w:rPr>
          <w:rFonts w:ascii="Segoe UI" w:hAnsi="Segoe UI" w:cs="Segoe UI"/>
          <w:color w:val="656565"/>
          <w:sz w:val="32"/>
          <w:szCs w:val="32"/>
        </w:rPr>
      </w:pPr>
    </w:p>
    <w:p w:rsidR="00BB7B24" w:rsidRPr="00406B43" w:rsidRDefault="00BB7B24" w:rsidP="00BB7B24">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lastRenderedPageBreak/>
        <w:t>● Java provides the following </w:t>
      </w:r>
      <w:r w:rsidRPr="00406B43">
        <w:rPr>
          <w:rFonts w:ascii="Segoe UI" w:hAnsi="Segoe UI" w:cs="Segoe UI"/>
          <w:b/>
          <w:bCs/>
          <w:color w:val="0000FF"/>
          <w:sz w:val="32"/>
          <w:szCs w:val="32"/>
          <w:bdr w:val="none" w:sz="0" w:space="0" w:color="auto" w:frame="1"/>
        </w:rPr>
        <w:t>jump statements:</w:t>
      </w:r>
      <w:r w:rsidRPr="00406B43">
        <w:rPr>
          <w:rFonts w:ascii="Segoe UI" w:hAnsi="Segoe UI" w:cs="Segoe UI"/>
          <w:color w:val="656565"/>
          <w:sz w:val="32"/>
          <w:szCs w:val="32"/>
          <w:bdr w:val="none" w:sz="0" w:space="0" w:color="auto" w:frame="1"/>
        </w:rPr>
        <w:t> </w:t>
      </w:r>
    </w:p>
    <w:p w:rsidR="00BB7B24" w:rsidRPr="00406B43" w:rsidRDefault="00BB7B24" w:rsidP="00BB7B24">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break statement </w:t>
      </w:r>
    </w:p>
    <w:p w:rsidR="00BB7B24" w:rsidRPr="00406B43" w:rsidRDefault="00BB7B24" w:rsidP="00BB7B24">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continue statement </w:t>
      </w:r>
    </w:p>
    <w:p w:rsidR="00BB7B24" w:rsidRPr="00406B43" w:rsidRDefault="00BB7B24" w:rsidP="00BB7B24">
      <w:pPr>
        <w:shd w:val="clear" w:color="auto" w:fill="FFFFFF"/>
        <w:textAlignment w:val="baseline"/>
        <w:rPr>
          <w:rFonts w:ascii="Segoe UI" w:hAnsi="Segoe UI" w:cs="Segoe UI"/>
          <w:color w:val="656565"/>
          <w:sz w:val="32"/>
          <w:szCs w:val="32"/>
        </w:rPr>
      </w:pPr>
      <w:r w:rsidRPr="00406B43">
        <w:rPr>
          <w:rFonts w:ascii="Segoe UI" w:hAnsi="Segoe UI" w:cs="Segoe UI"/>
          <w:color w:val="656565"/>
          <w:sz w:val="32"/>
          <w:szCs w:val="32"/>
          <w:bdr w:val="none" w:sz="0" w:space="0" w:color="auto" w:frame="1"/>
        </w:rPr>
        <w:t>●    return statement </w:t>
      </w:r>
    </w:p>
    <w:p w:rsidR="00694263" w:rsidRPr="00406B43" w:rsidRDefault="00B65E90" w:rsidP="00F441C1">
      <w:pPr>
        <w:rPr>
          <w:rFonts w:ascii="Segoe UI" w:hAnsi="Segoe UI" w:cs="Segoe UI"/>
          <w:sz w:val="32"/>
          <w:szCs w:val="32"/>
        </w:rPr>
      </w:pPr>
      <w:r w:rsidRPr="00406B43">
        <w:rPr>
          <w:rFonts w:ascii="Segoe UI" w:hAnsi="Segoe UI" w:cs="Segoe UI"/>
          <w:noProof/>
          <w:sz w:val="32"/>
          <w:szCs w:val="32"/>
          <w:lang w:eastAsia="en-IN" w:bidi="hi-IN"/>
        </w:rPr>
        <w:drawing>
          <wp:inline distT="0" distB="0" distL="0" distR="0">
            <wp:extent cx="5724525" cy="1733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sectPr w:rsidR="00694263" w:rsidRPr="00406B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71C" w:rsidRDefault="003B071C" w:rsidP="00CF5AFB">
      <w:pPr>
        <w:spacing w:after="0" w:line="240" w:lineRule="auto"/>
      </w:pPr>
      <w:r>
        <w:separator/>
      </w:r>
    </w:p>
  </w:endnote>
  <w:endnote w:type="continuationSeparator" w:id="0">
    <w:p w:rsidR="003B071C" w:rsidRDefault="003B071C" w:rsidP="00CF5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Helvetica">
    <w:panose1 w:val="020B05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71C" w:rsidRDefault="003B071C" w:rsidP="00CF5AFB">
      <w:pPr>
        <w:spacing w:after="0" w:line="240" w:lineRule="auto"/>
      </w:pPr>
      <w:r>
        <w:separator/>
      </w:r>
    </w:p>
  </w:footnote>
  <w:footnote w:type="continuationSeparator" w:id="0">
    <w:p w:rsidR="003B071C" w:rsidRDefault="003B071C" w:rsidP="00CF5A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7AF"/>
    <w:multiLevelType w:val="multilevel"/>
    <w:tmpl w:val="FF48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D75FA"/>
    <w:multiLevelType w:val="multilevel"/>
    <w:tmpl w:val="807C8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D8B500C"/>
    <w:multiLevelType w:val="multilevel"/>
    <w:tmpl w:val="27E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EC6619E"/>
    <w:multiLevelType w:val="multilevel"/>
    <w:tmpl w:val="5B1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00C7"/>
    <w:multiLevelType w:val="multilevel"/>
    <w:tmpl w:val="2482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82853"/>
    <w:multiLevelType w:val="multilevel"/>
    <w:tmpl w:val="5E0C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6F757D"/>
    <w:multiLevelType w:val="multilevel"/>
    <w:tmpl w:val="2D18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C452A"/>
    <w:multiLevelType w:val="hybridMultilevel"/>
    <w:tmpl w:val="226E5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902A58"/>
    <w:multiLevelType w:val="multilevel"/>
    <w:tmpl w:val="33EC73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10EE9"/>
    <w:multiLevelType w:val="multilevel"/>
    <w:tmpl w:val="55589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F59E7"/>
    <w:multiLevelType w:val="multilevel"/>
    <w:tmpl w:val="56E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B1A7401"/>
    <w:multiLevelType w:val="multilevel"/>
    <w:tmpl w:val="20C4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E6833"/>
    <w:multiLevelType w:val="multilevel"/>
    <w:tmpl w:val="61A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767D2"/>
    <w:multiLevelType w:val="multilevel"/>
    <w:tmpl w:val="70AC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A476B"/>
    <w:multiLevelType w:val="multilevel"/>
    <w:tmpl w:val="3ABA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42410"/>
    <w:multiLevelType w:val="hybridMultilevel"/>
    <w:tmpl w:val="4B4E7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172215"/>
    <w:multiLevelType w:val="multilevel"/>
    <w:tmpl w:val="626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5770E70"/>
    <w:multiLevelType w:val="multilevel"/>
    <w:tmpl w:val="3BFA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74239F"/>
    <w:multiLevelType w:val="multilevel"/>
    <w:tmpl w:val="9762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D43A63"/>
    <w:multiLevelType w:val="multilevel"/>
    <w:tmpl w:val="6DBEA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2321E"/>
    <w:multiLevelType w:val="multilevel"/>
    <w:tmpl w:val="C6D67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2D4FA1"/>
    <w:multiLevelType w:val="multilevel"/>
    <w:tmpl w:val="5912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B01F40"/>
    <w:multiLevelType w:val="multilevel"/>
    <w:tmpl w:val="2A6C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C925ED2"/>
    <w:multiLevelType w:val="multilevel"/>
    <w:tmpl w:val="C5A2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F02AC"/>
    <w:multiLevelType w:val="multilevel"/>
    <w:tmpl w:val="394A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21A49"/>
    <w:multiLevelType w:val="multilevel"/>
    <w:tmpl w:val="4734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52943"/>
    <w:multiLevelType w:val="multilevel"/>
    <w:tmpl w:val="6B2E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A44DA9"/>
    <w:multiLevelType w:val="multilevel"/>
    <w:tmpl w:val="44BE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E16481"/>
    <w:multiLevelType w:val="multilevel"/>
    <w:tmpl w:val="DC16C4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C0B3278"/>
    <w:multiLevelType w:val="multilevel"/>
    <w:tmpl w:val="AC9097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FF84D86"/>
    <w:multiLevelType w:val="multilevel"/>
    <w:tmpl w:val="833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118FF"/>
    <w:multiLevelType w:val="multilevel"/>
    <w:tmpl w:val="316A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2F7CE1"/>
    <w:multiLevelType w:val="multilevel"/>
    <w:tmpl w:val="10E6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47709C"/>
    <w:multiLevelType w:val="multilevel"/>
    <w:tmpl w:val="B51A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BF4272"/>
    <w:multiLevelType w:val="multilevel"/>
    <w:tmpl w:val="C3A6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FD06BE"/>
    <w:multiLevelType w:val="multilevel"/>
    <w:tmpl w:val="AC02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90943"/>
    <w:multiLevelType w:val="multilevel"/>
    <w:tmpl w:val="E8FA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8C66BA"/>
    <w:multiLevelType w:val="multilevel"/>
    <w:tmpl w:val="5212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33"/>
  </w:num>
  <w:num w:numId="3">
    <w:abstractNumId w:val="14"/>
  </w:num>
  <w:num w:numId="4">
    <w:abstractNumId w:val="6"/>
  </w:num>
  <w:num w:numId="5">
    <w:abstractNumId w:val="28"/>
  </w:num>
  <w:num w:numId="6">
    <w:abstractNumId w:val="20"/>
  </w:num>
  <w:num w:numId="7">
    <w:abstractNumId w:val="19"/>
  </w:num>
  <w:num w:numId="8">
    <w:abstractNumId w:val="1"/>
  </w:num>
  <w:num w:numId="9">
    <w:abstractNumId w:val="21"/>
  </w:num>
  <w:num w:numId="10">
    <w:abstractNumId w:val="13"/>
  </w:num>
  <w:num w:numId="11">
    <w:abstractNumId w:val="9"/>
  </w:num>
  <w:num w:numId="12">
    <w:abstractNumId w:val="25"/>
  </w:num>
  <w:num w:numId="13">
    <w:abstractNumId w:val="17"/>
  </w:num>
  <w:num w:numId="14">
    <w:abstractNumId w:val="36"/>
  </w:num>
  <w:num w:numId="15">
    <w:abstractNumId w:val="31"/>
  </w:num>
  <w:num w:numId="16">
    <w:abstractNumId w:val="12"/>
  </w:num>
  <w:num w:numId="17">
    <w:abstractNumId w:val="32"/>
  </w:num>
  <w:num w:numId="18">
    <w:abstractNumId w:val="3"/>
  </w:num>
  <w:num w:numId="19">
    <w:abstractNumId w:val="35"/>
  </w:num>
  <w:num w:numId="20">
    <w:abstractNumId w:val="0"/>
  </w:num>
  <w:num w:numId="21">
    <w:abstractNumId w:val="26"/>
  </w:num>
  <w:num w:numId="22">
    <w:abstractNumId w:val="37"/>
  </w:num>
  <w:num w:numId="23">
    <w:abstractNumId w:val="10"/>
  </w:num>
  <w:num w:numId="24">
    <w:abstractNumId w:val="27"/>
  </w:num>
  <w:num w:numId="25">
    <w:abstractNumId w:val="15"/>
  </w:num>
  <w:num w:numId="26">
    <w:abstractNumId w:val="22"/>
  </w:num>
  <w:num w:numId="27">
    <w:abstractNumId w:val="30"/>
  </w:num>
  <w:num w:numId="28">
    <w:abstractNumId w:val="2"/>
  </w:num>
  <w:num w:numId="29">
    <w:abstractNumId w:val="16"/>
  </w:num>
  <w:num w:numId="30">
    <w:abstractNumId w:val="11"/>
  </w:num>
  <w:num w:numId="31">
    <w:abstractNumId w:val="7"/>
  </w:num>
  <w:num w:numId="32">
    <w:abstractNumId w:val="5"/>
  </w:num>
  <w:num w:numId="33">
    <w:abstractNumId w:val="29"/>
  </w:num>
  <w:num w:numId="34">
    <w:abstractNumId w:val="4"/>
  </w:num>
  <w:num w:numId="35">
    <w:abstractNumId w:val="18"/>
  </w:num>
  <w:num w:numId="36">
    <w:abstractNumId w:val="24"/>
  </w:num>
  <w:num w:numId="37">
    <w:abstractNumId w:val="34"/>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B11"/>
    <w:rsid w:val="00000F85"/>
    <w:rsid w:val="00006E14"/>
    <w:rsid w:val="0001150F"/>
    <w:rsid w:val="00011DAB"/>
    <w:rsid w:val="000344EA"/>
    <w:rsid w:val="00044E39"/>
    <w:rsid w:val="00047242"/>
    <w:rsid w:val="0005204A"/>
    <w:rsid w:val="000523C8"/>
    <w:rsid w:val="0006184F"/>
    <w:rsid w:val="00072825"/>
    <w:rsid w:val="000761E8"/>
    <w:rsid w:val="000B0CBD"/>
    <w:rsid w:val="000B53F0"/>
    <w:rsid w:val="000C79F0"/>
    <w:rsid w:val="000D52AE"/>
    <w:rsid w:val="000E6AEF"/>
    <w:rsid w:val="000F1727"/>
    <w:rsid w:val="000F5BE2"/>
    <w:rsid w:val="001013D9"/>
    <w:rsid w:val="00101C27"/>
    <w:rsid w:val="001053DD"/>
    <w:rsid w:val="00107767"/>
    <w:rsid w:val="0011169B"/>
    <w:rsid w:val="001121CD"/>
    <w:rsid w:val="0011659E"/>
    <w:rsid w:val="00117A4E"/>
    <w:rsid w:val="00145C9F"/>
    <w:rsid w:val="0016478C"/>
    <w:rsid w:val="0017150E"/>
    <w:rsid w:val="00176CE1"/>
    <w:rsid w:val="0018017E"/>
    <w:rsid w:val="001965C1"/>
    <w:rsid w:val="001A4357"/>
    <w:rsid w:val="001B2518"/>
    <w:rsid w:val="001E3577"/>
    <w:rsid w:val="001E46E9"/>
    <w:rsid w:val="00200B36"/>
    <w:rsid w:val="00202442"/>
    <w:rsid w:val="002026F8"/>
    <w:rsid w:val="0022184C"/>
    <w:rsid w:val="002300F9"/>
    <w:rsid w:val="002320C9"/>
    <w:rsid w:val="0023383D"/>
    <w:rsid w:val="0024372F"/>
    <w:rsid w:val="00243A09"/>
    <w:rsid w:val="00246209"/>
    <w:rsid w:val="0024792E"/>
    <w:rsid w:val="00261A5C"/>
    <w:rsid w:val="0026512C"/>
    <w:rsid w:val="002779E8"/>
    <w:rsid w:val="0028210D"/>
    <w:rsid w:val="00296324"/>
    <w:rsid w:val="002A2CB7"/>
    <w:rsid w:val="002A55E7"/>
    <w:rsid w:val="002A7DF8"/>
    <w:rsid w:val="002A7E28"/>
    <w:rsid w:val="002B119E"/>
    <w:rsid w:val="002C5254"/>
    <w:rsid w:val="002C7AFA"/>
    <w:rsid w:val="002D6051"/>
    <w:rsid w:val="002E666D"/>
    <w:rsid w:val="00306BFF"/>
    <w:rsid w:val="003102C0"/>
    <w:rsid w:val="00311D84"/>
    <w:rsid w:val="00324F53"/>
    <w:rsid w:val="00325553"/>
    <w:rsid w:val="00337663"/>
    <w:rsid w:val="0035079E"/>
    <w:rsid w:val="003553D0"/>
    <w:rsid w:val="00357DC5"/>
    <w:rsid w:val="003625EA"/>
    <w:rsid w:val="0036434F"/>
    <w:rsid w:val="00382B48"/>
    <w:rsid w:val="003B071C"/>
    <w:rsid w:val="003B102D"/>
    <w:rsid w:val="003B6688"/>
    <w:rsid w:val="003D1B4F"/>
    <w:rsid w:val="003D776B"/>
    <w:rsid w:val="003E050B"/>
    <w:rsid w:val="003E22D7"/>
    <w:rsid w:val="003E30F3"/>
    <w:rsid w:val="003E6D39"/>
    <w:rsid w:val="003F130F"/>
    <w:rsid w:val="004003F2"/>
    <w:rsid w:val="00406A14"/>
    <w:rsid w:val="00406B43"/>
    <w:rsid w:val="0041506D"/>
    <w:rsid w:val="00422120"/>
    <w:rsid w:val="004314EB"/>
    <w:rsid w:val="00441C15"/>
    <w:rsid w:val="00472BA0"/>
    <w:rsid w:val="004873E4"/>
    <w:rsid w:val="00495CF5"/>
    <w:rsid w:val="004970C6"/>
    <w:rsid w:val="004A6E7C"/>
    <w:rsid w:val="004B1759"/>
    <w:rsid w:val="004B56D7"/>
    <w:rsid w:val="004C4DEF"/>
    <w:rsid w:val="004D5DC9"/>
    <w:rsid w:val="004E2154"/>
    <w:rsid w:val="004F55B9"/>
    <w:rsid w:val="004F60D6"/>
    <w:rsid w:val="004F7D48"/>
    <w:rsid w:val="00500737"/>
    <w:rsid w:val="0050265A"/>
    <w:rsid w:val="00504267"/>
    <w:rsid w:val="00510545"/>
    <w:rsid w:val="005129F0"/>
    <w:rsid w:val="005131E8"/>
    <w:rsid w:val="00514D0A"/>
    <w:rsid w:val="005230F4"/>
    <w:rsid w:val="00523174"/>
    <w:rsid w:val="00523883"/>
    <w:rsid w:val="00534E96"/>
    <w:rsid w:val="00541E98"/>
    <w:rsid w:val="00544F23"/>
    <w:rsid w:val="0054664C"/>
    <w:rsid w:val="00547237"/>
    <w:rsid w:val="00553D65"/>
    <w:rsid w:val="005550C6"/>
    <w:rsid w:val="00567A51"/>
    <w:rsid w:val="005841C4"/>
    <w:rsid w:val="005859BE"/>
    <w:rsid w:val="00585A40"/>
    <w:rsid w:val="0059552D"/>
    <w:rsid w:val="005B4452"/>
    <w:rsid w:val="005D0E7D"/>
    <w:rsid w:val="005E0C2E"/>
    <w:rsid w:val="005E493B"/>
    <w:rsid w:val="005F11AA"/>
    <w:rsid w:val="005F4162"/>
    <w:rsid w:val="005F5AC6"/>
    <w:rsid w:val="00605751"/>
    <w:rsid w:val="00605ED0"/>
    <w:rsid w:val="00616E63"/>
    <w:rsid w:val="0061700D"/>
    <w:rsid w:val="006322CD"/>
    <w:rsid w:val="0064010A"/>
    <w:rsid w:val="00651831"/>
    <w:rsid w:val="0065212E"/>
    <w:rsid w:val="00661541"/>
    <w:rsid w:val="006672B3"/>
    <w:rsid w:val="00674348"/>
    <w:rsid w:val="00680481"/>
    <w:rsid w:val="00683771"/>
    <w:rsid w:val="00684F90"/>
    <w:rsid w:val="00690317"/>
    <w:rsid w:val="00692246"/>
    <w:rsid w:val="00694263"/>
    <w:rsid w:val="006946F9"/>
    <w:rsid w:val="00695EE1"/>
    <w:rsid w:val="006A274A"/>
    <w:rsid w:val="006A7643"/>
    <w:rsid w:val="006B3A09"/>
    <w:rsid w:val="006B4705"/>
    <w:rsid w:val="006C3275"/>
    <w:rsid w:val="006D1A2C"/>
    <w:rsid w:val="006D3B0B"/>
    <w:rsid w:val="006D4BB1"/>
    <w:rsid w:val="006E3C2F"/>
    <w:rsid w:val="006E730D"/>
    <w:rsid w:val="006E7DFE"/>
    <w:rsid w:val="007205CE"/>
    <w:rsid w:val="0072082A"/>
    <w:rsid w:val="00723156"/>
    <w:rsid w:val="00727749"/>
    <w:rsid w:val="007279CC"/>
    <w:rsid w:val="00730027"/>
    <w:rsid w:val="00732C82"/>
    <w:rsid w:val="00740FDD"/>
    <w:rsid w:val="0074742A"/>
    <w:rsid w:val="007516D2"/>
    <w:rsid w:val="00751F5F"/>
    <w:rsid w:val="00773E32"/>
    <w:rsid w:val="007824B4"/>
    <w:rsid w:val="00785707"/>
    <w:rsid w:val="007920EE"/>
    <w:rsid w:val="00794435"/>
    <w:rsid w:val="007A70F4"/>
    <w:rsid w:val="007A7B8E"/>
    <w:rsid w:val="007B0FE7"/>
    <w:rsid w:val="007C2C28"/>
    <w:rsid w:val="007C5C81"/>
    <w:rsid w:val="007D240D"/>
    <w:rsid w:val="007D36AD"/>
    <w:rsid w:val="007D4A26"/>
    <w:rsid w:val="007D4ECC"/>
    <w:rsid w:val="007D5B18"/>
    <w:rsid w:val="007E01A9"/>
    <w:rsid w:val="007E1DD4"/>
    <w:rsid w:val="008054A8"/>
    <w:rsid w:val="00806C1D"/>
    <w:rsid w:val="0081596B"/>
    <w:rsid w:val="00825085"/>
    <w:rsid w:val="00825D3A"/>
    <w:rsid w:val="00834CC3"/>
    <w:rsid w:val="0083686B"/>
    <w:rsid w:val="00840D79"/>
    <w:rsid w:val="0084127C"/>
    <w:rsid w:val="00851091"/>
    <w:rsid w:val="00862B28"/>
    <w:rsid w:val="00864C49"/>
    <w:rsid w:val="00866422"/>
    <w:rsid w:val="008706B4"/>
    <w:rsid w:val="00880B36"/>
    <w:rsid w:val="00886B00"/>
    <w:rsid w:val="00891101"/>
    <w:rsid w:val="008A31F7"/>
    <w:rsid w:val="008A5137"/>
    <w:rsid w:val="008C289C"/>
    <w:rsid w:val="008D2876"/>
    <w:rsid w:val="008D4C08"/>
    <w:rsid w:val="008D7C30"/>
    <w:rsid w:val="008E0536"/>
    <w:rsid w:val="008E407D"/>
    <w:rsid w:val="008F3609"/>
    <w:rsid w:val="009117C2"/>
    <w:rsid w:val="00912D9A"/>
    <w:rsid w:val="009149F9"/>
    <w:rsid w:val="009254B2"/>
    <w:rsid w:val="00933CE7"/>
    <w:rsid w:val="00934256"/>
    <w:rsid w:val="00935E2F"/>
    <w:rsid w:val="009476E3"/>
    <w:rsid w:val="009516E2"/>
    <w:rsid w:val="00957B11"/>
    <w:rsid w:val="009623CA"/>
    <w:rsid w:val="009627C5"/>
    <w:rsid w:val="00971762"/>
    <w:rsid w:val="00971F6E"/>
    <w:rsid w:val="009728D4"/>
    <w:rsid w:val="00975945"/>
    <w:rsid w:val="009761B1"/>
    <w:rsid w:val="00976E9D"/>
    <w:rsid w:val="00981C23"/>
    <w:rsid w:val="00990E41"/>
    <w:rsid w:val="009A39F2"/>
    <w:rsid w:val="009A4A62"/>
    <w:rsid w:val="009A5C5E"/>
    <w:rsid w:val="009B45E4"/>
    <w:rsid w:val="009B6DFB"/>
    <w:rsid w:val="009C76D6"/>
    <w:rsid w:val="009E6B9A"/>
    <w:rsid w:val="009E6C46"/>
    <w:rsid w:val="009F52D1"/>
    <w:rsid w:val="00A1169E"/>
    <w:rsid w:val="00A178A9"/>
    <w:rsid w:val="00A25162"/>
    <w:rsid w:val="00A329E7"/>
    <w:rsid w:val="00A34516"/>
    <w:rsid w:val="00A57311"/>
    <w:rsid w:val="00A67D1D"/>
    <w:rsid w:val="00A76C27"/>
    <w:rsid w:val="00A7711F"/>
    <w:rsid w:val="00A813B7"/>
    <w:rsid w:val="00A83F90"/>
    <w:rsid w:val="00A84594"/>
    <w:rsid w:val="00A84FEE"/>
    <w:rsid w:val="00A969A3"/>
    <w:rsid w:val="00AB35DA"/>
    <w:rsid w:val="00AB7AE2"/>
    <w:rsid w:val="00AC6927"/>
    <w:rsid w:val="00AE18C7"/>
    <w:rsid w:val="00AE5FAB"/>
    <w:rsid w:val="00AE6524"/>
    <w:rsid w:val="00AF23AC"/>
    <w:rsid w:val="00AF4346"/>
    <w:rsid w:val="00B0461B"/>
    <w:rsid w:val="00B07649"/>
    <w:rsid w:val="00B10FE5"/>
    <w:rsid w:val="00B16457"/>
    <w:rsid w:val="00B25A51"/>
    <w:rsid w:val="00B36401"/>
    <w:rsid w:val="00B4108B"/>
    <w:rsid w:val="00B41DE5"/>
    <w:rsid w:val="00B4425D"/>
    <w:rsid w:val="00B50525"/>
    <w:rsid w:val="00B56117"/>
    <w:rsid w:val="00B57849"/>
    <w:rsid w:val="00B6517D"/>
    <w:rsid w:val="00B6587C"/>
    <w:rsid w:val="00B65E90"/>
    <w:rsid w:val="00B6677E"/>
    <w:rsid w:val="00B7223B"/>
    <w:rsid w:val="00B72C5D"/>
    <w:rsid w:val="00B73342"/>
    <w:rsid w:val="00B80676"/>
    <w:rsid w:val="00BA3BB8"/>
    <w:rsid w:val="00BB7B24"/>
    <w:rsid w:val="00BC1FDE"/>
    <w:rsid w:val="00BC3968"/>
    <w:rsid w:val="00BD257D"/>
    <w:rsid w:val="00BD4060"/>
    <w:rsid w:val="00BE2DED"/>
    <w:rsid w:val="00BE3B27"/>
    <w:rsid w:val="00BF23F3"/>
    <w:rsid w:val="00C054A6"/>
    <w:rsid w:val="00C15260"/>
    <w:rsid w:val="00C254BA"/>
    <w:rsid w:val="00C3054D"/>
    <w:rsid w:val="00C34664"/>
    <w:rsid w:val="00C46445"/>
    <w:rsid w:val="00C513C5"/>
    <w:rsid w:val="00C6025A"/>
    <w:rsid w:val="00C70A58"/>
    <w:rsid w:val="00C9118D"/>
    <w:rsid w:val="00C926E9"/>
    <w:rsid w:val="00CB5025"/>
    <w:rsid w:val="00CB72B5"/>
    <w:rsid w:val="00CB7E9F"/>
    <w:rsid w:val="00CC2A5B"/>
    <w:rsid w:val="00CF1385"/>
    <w:rsid w:val="00CF5AFB"/>
    <w:rsid w:val="00D02BAD"/>
    <w:rsid w:val="00D02F13"/>
    <w:rsid w:val="00D042DD"/>
    <w:rsid w:val="00D0778D"/>
    <w:rsid w:val="00D1249E"/>
    <w:rsid w:val="00D14539"/>
    <w:rsid w:val="00D26F50"/>
    <w:rsid w:val="00D3089B"/>
    <w:rsid w:val="00D43998"/>
    <w:rsid w:val="00D44329"/>
    <w:rsid w:val="00D56FBA"/>
    <w:rsid w:val="00D61AEF"/>
    <w:rsid w:val="00D64291"/>
    <w:rsid w:val="00D72A64"/>
    <w:rsid w:val="00D74891"/>
    <w:rsid w:val="00D81DC8"/>
    <w:rsid w:val="00D84B4D"/>
    <w:rsid w:val="00D85EFF"/>
    <w:rsid w:val="00D91246"/>
    <w:rsid w:val="00D9179E"/>
    <w:rsid w:val="00D93F8C"/>
    <w:rsid w:val="00D9466F"/>
    <w:rsid w:val="00D95E13"/>
    <w:rsid w:val="00D97F36"/>
    <w:rsid w:val="00DA650C"/>
    <w:rsid w:val="00DB247A"/>
    <w:rsid w:val="00DB6A07"/>
    <w:rsid w:val="00DC01EE"/>
    <w:rsid w:val="00DD0AF3"/>
    <w:rsid w:val="00DD290D"/>
    <w:rsid w:val="00DD6169"/>
    <w:rsid w:val="00DD663A"/>
    <w:rsid w:val="00DE0A2B"/>
    <w:rsid w:val="00DE0C3A"/>
    <w:rsid w:val="00DF44B8"/>
    <w:rsid w:val="00E06671"/>
    <w:rsid w:val="00E15FB0"/>
    <w:rsid w:val="00E17C5D"/>
    <w:rsid w:val="00E22BA2"/>
    <w:rsid w:val="00E235A7"/>
    <w:rsid w:val="00E2656C"/>
    <w:rsid w:val="00E303ED"/>
    <w:rsid w:val="00E312E0"/>
    <w:rsid w:val="00E41A78"/>
    <w:rsid w:val="00E42FF4"/>
    <w:rsid w:val="00E46DA3"/>
    <w:rsid w:val="00E4720B"/>
    <w:rsid w:val="00E5104A"/>
    <w:rsid w:val="00E52A7E"/>
    <w:rsid w:val="00E632CB"/>
    <w:rsid w:val="00E76B74"/>
    <w:rsid w:val="00E84C00"/>
    <w:rsid w:val="00E85804"/>
    <w:rsid w:val="00E85854"/>
    <w:rsid w:val="00EA372F"/>
    <w:rsid w:val="00EA4AD9"/>
    <w:rsid w:val="00EB0E64"/>
    <w:rsid w:val="00EB2178"/>
    <w:rsid w:val="00EC647B"/>
    <w:rsid w:val="00EC7F68"/>
    <w:rsid w:val="00ED2F14"/>
    <w:rsid w:val="00ED6B72"/>
    <w:rsid w:val="00EE3E22"/>
    <w:rsid w:val="00EE6D74"/>
    <w:rsid w:val="00EF25FF"/>
    <w:rsid w:val="00EF5469"/>
    <w:rsid w:val="00EF6621"/>
    <w:rsid w:val="00F0048D"/>
    <w:rsid w:val="00F01029"/>
    <w:rsid w:val="00F13760"/>
    <w:rsid w:val="00F1424F"/>
    <w:rsid w:val="00F14829"/>
    <w:rsid w:val="00F14B1E"/>
    <w:rsid w:val="00F220A8"/>
    <w:rsid w:val="00F23349"/>
    <w:rsid w:val="00F247E8"/>
    <w:rsid w:val="00F249B7"/>
    <w:rsid w:val="00F30F20"/>
    <w:rsid w:val="00F441C1"/>
    <w:rsid w:val="00F56ED4"/>
    <w:rsid w:val="00F6328D"/>
    <w:rsid w:val="00F66BDB"/>
    <w:rsid w:val="00F66CA8"/>
    <w:rsid w:val="00F70A59"/>
    <w:rsid w:val="00F71AAF"/>
    <w:rsid w:val="00F731C5"/>
    <w:rsid w:val="00F7493D"/>
    <w:rsid w:val="00F754C8"/>
    <w:rsid w:val="00F77226"/>
    <w:rsid w:val="00F83EBA"/>
    <w:rsid w:val="00F86406"/>
    <w:rsid w:val="00F935EE"/>
    <w:rsid w:val="00F94A76"/>
    <w:rsid w:val="00FA2E38"/>
    <w:rsid w:val="00FB0810"/>
    <w:rsid w:val="00FB1C34"/>
    <w:rsid w:val="00FB4D6D"/>
    <w:rsid w:val="00FD4F29"/>
    <w:rsid w:val="00FE1D91"/>
    <w:rsid w:val="00FF4D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74124"/>
  <w15:chartTrackingRefBased/>
  <w15:docId w15:val="{16586E3E-EDFE-4740-9D4F-1CFE1115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3054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unhideWhenUsed/>
    <w:qFormat/>
    <w:rsid w:val="009F52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28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C76D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76CE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4D"/>
    <w:rPr>
      <w:rFonts w:ascii="Times New Roman" w:eastAsia="Times New Roman" w:hAnsi="Times New Roman" w:cs="Times New Roman"/>
      <w:b/>
      <w:bCs/>
      <w:kern w:val="36"/>
      <w:sz w:val="48"/>
      <w:szCs w:val="48"/>
      <w:lang w:eastAsia="en-IN" w:bidi="hi-IN"/>
    </w:rPr>
  </w:style>
  <w:style w:type="paragraph" w:styleId="NormalWeb">
    <w:name w:val="Normal (Web)"/>
    <w:basedOn w:val="Normal"/>
    <w:uiPriority w:val="99"/>
    <w:unhideWhenUsed/>
    <w:rsid w:val="004003F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4003F2"/>
    <w:rPr>
      <w:b/>
      <w:bCs/>
    </w:rPr>
  </w:style>
  <w:style w:type="character" w:customStyle="1" w:styleId="Heading2Char">
    <w:name w:val="Heading 2 Char"/>
    <w:basedOn w:val="DefaultParagraphFont"/>
    <w:link w:val="Heading2"/>
    <w:uiPriority w:val="9"/>
    <w:rsid w:val="009F52D1"/>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805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054A8"/>
    <w:rPr>
      <w:rFonts w:ascii="Courier New" w:eastAsia="Times New Roman" w:hAnsi="Courier New" w:cs="Courier New"/>
      <w:sz w:val="20"/>
      <w:szCs w:val="20"/>
      <w:lang w:eastAsia="en-IN" w:bidi="hi-IN"/>
    </w:rPr>
  </w:style>
  <w:style w:type="character" w:customStyle="1" w:styleId="Heading3Char">
    <w:name w:val="Heading 3 Char"/>
    <w:basedOn w:val="DefaultParagraphFont"/>
    <w:link w:val="Heading3"/>
    <w:uiPriority w:val="9"/>
    <w:rsid w:val="008D287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EC7F68"/>
    <w:rPr>
      <w:color w:val="0000FF"/>
      <w:u w:val="single"/>
    </w:rPr>
  </w:style>
  <w:style w:type="character" w:styleId="Emphasis">
    <w:name w:val="Emphasis"/>
    <w:basedOn w:val="DefaultParagraphFont"/>
    <w:uiPriority w:val="20"/>
    <w:qFormat/>
    <w:rsid w:val="001E3577"/>
    <w:rPr>
      <w:i/>
      <w:iCs/>
    </w:rPr>
  </w:style>
  <w:style w:type="character" w:customStyle="1" w:styleId="keyword">
    <w:name w:val="keyword"/>
    <w:basedOn w:val="DefaultParagraphFont"/>
    <w:rsid w:val="00EA4AD9"/>
  </w:style>
  <w:style w:type="character" w:customStyle="1" w:styleId="Heading4Char">
    <w:name w:val="Heading 4 Char"/>
    <w:basedOn w:val="DefaultParagraphFont"/>
    <w:link w:val="Heading4"/>
    <w:uiPriority w:val="9"/>
    <w:rsid w:val="009C76D6"/>
    <w:rPr>
      <w:rFonts w:asciiTheme="majorHAnsi" w:eastAsiaTheme="majorEastAsia" w:hAnsiTheme="majorHAnsi" w:cstheme="majorBidi"/>
      <w:i/>
      <w:iCs/>
      <w:color w:val="2E74B5" w:themeColor="accent1" w:themeShade="BF"/>
    </w:rPr>
  </w:style>
  <w:style w:type="character" w:customStyle="1" w:styleId="comment">
    <w:name w:val="comment"/>
    <w:basedOn w:val="DefaultParagraphFont"/>
    <w:rsid w:val="00EA372F"/>
  </w:style>
  <w:style w:type="paragraph" w:customStyle="1" w:styleId="filename">
    <w:name w:val="filename"/>
    <w:basedOn w:val="Normal"/>
    <w:rsid w:val="000B53F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number">
    <w:name w:val="number"/>
    <w:basedOn w:val="DefaultParagraphFont"/>
    <w:rsid w:val="000B53F0"/>
  </w:style>
  <w:style w:type="character" w:customStyle="1" w:styleId="string">
    <w:name w:val="string"/>
    <w:basedOn w:val="DefaultParagraphFont"/>
    <w:rsid w:val="000B53F0"/>
  </w:style>
  <w:style w:type="character" w:styleId="HTMLCode">
    <w:name w:val="HTML Code"/>
    <w:basedOn w:val="DefaultParagraphFont"/>
    <w:uiPriority w:val="99"/>
    <w:semiHidden/>
    <w:unhideWhenUsed/>
    <w:rsid w:val="00EF6621"/>
    <w:rPr>
      <w:rFonts w:ascii="Courier New" w:eastAsia="Times New Roman" w:hAnsi="Courier New" w:cs="Courier New"/>
      <w:sz w:val="20"/>
      <w:szCs w:val="20"/>
    </w:rPr>
  </w:style>
  <w:style w:type="character" w:customStyle="1" w:styleId="token">
    <w:name w:val="token"/>
    <w:basedOn w:val="DefaultParagraphFont"/>
    <w:rsid w:val="00EF6621"/>
  </w:style>
  <w:style w:type="paragraph" w:styleId="NoSpacing">
    <w:name w:val="No Spacing"/>
    <w:uiPriority w:val="1"/>
    <w:qFormat/>
    <w:rsid w:val="00D26F50"/>
    <w:pPr>
      <w:spacing w:after="0" w:line="240" w:lineRule="auto"/>
    </w:pPr>
  </w:style>
  <w:style w:type="character" w:customStyle="1" w:styleId="current">
    <w:name w:val="current"/>
    <w:basedOn w:val="DefaultParagraphFont"/>
    <w:rsid w:val="00694263"/>
  </w:style>
  <w:style w:type="character" w:customStyle="1" w:styleId="post-author">
    <w:name w:val="post-author"/>
    <w:basedOn w:val="DefaultParagraphFont"/>
    <w:rsid w:val="00694263"/>
  </w:style>
  <w:style w:type="character" w:customStyle="1" w:styleId="Heading5Char">
    <w:name w:val="Heading 5 Char"/>
    <w:basedOn w:val="DefaultParagraphFont"/>
    <w:link w:val="Heading5"/>
    <w:uiPriority w:val="9"/>
    <w:semiHidden/>
    <w:rsid w:val="00176CE1"/>
    <w:rPr>
      <w:rFonts w:asciiTheme="majorHAnsi" w:eastAsiaTheme="majorEastAsia" w:hAnsiTheme="majorHAnsi" w:cstheme="majorBidi"/>
      <w:color w:val="2E74B5" w:themeColor="accent1" w:themeShade="BF"/>
    </w:rPr>
  </w:style>
  <w:style w:type="character" w:customStyle="1" w:styleId="enlighter-k0">
    <w:name w:val="enlighter-k0"/>
    <w:basedOn w:val="DefaultParagraphFont"/>
    <w:rsid w:val="009623CA"/>
  </w:style>
  <w:style w:type="character" w:customStyle="1" w:styleId="enlighter-text">
    <w:name w:val="enlighter-text"/>
    <w:basedOn w:val="DefaultParagraphFont"/>
    <w:rsid w:val="009623CA"/>
  </w:style>
  <w:style w:type="character" w:customStyle="1" w:styleId="enlighter-g1">
    <w:name w:val="enlighter-g1"/>
    <w:basedOn w:val="DefaultParagraphFont"/>
    <w:rsid w:val="009623CA"/>
  </w:style>
  <w:style w:type="character" w:customStyle="1" w:styleId="enlighter-c0">
    <w:name w:val="enlighter-c0"/>
    <w:basedOn w:val="DefaultParagraphFont"/>
    <w:rsid w:val="009623CA"/>
  </w:style>
  <w:style w:type="character" w:customStyle="1" w:styleId="enlighter-k5">
    <w:name w:val="enlighter-k5"/>
    <w:basedOn w:val="DefaultParagraphFont"/>
    <w:rsid w:val="009623CA"/>
  </w:style>
  <w:style w:type="character" w:customStyle="1" w:styleId="enlighter-m0">
    <w:name w:val="enlighter-m0"/>
    <w:basedOn w:val="DefaultParagraphFont"/>
    <w:rsid w:val="009623CA"/>
  </w:style>
  <w:style w:type="character" w:customStyle="1" w:styleId="enlighter-k9">
    <w:name w:val="enlighter-k9"/>
    <w:basedOn w:val="DefaultParagraphFont"/>
    <w:rsid w:val="009623CA"/>
  </w:style>
  <w:style w:type="character" w:customStyle="1" w:styleId="enlighter-m3">
    <w:name w:val="enlighter-m3"/>
    <w:basedOn w:val="DefaultParagraphFont"/>
    <w:rsid w:val="009623CA"/>
  </w:style>
  <w:style w:type="character" w:customStyle="1" w:styleId="enlighter-s0">
    <w:name w:val="enlighter-s0"/>
    <w:basedOn w:val="DefaultParagraphFont"/>
    <w:rsid w:val="009623CA"/>
  </w:style>
  <w:style w:type="character" w:customStyle="1" w:styleId="enlighter-k3">
    <w:name w:val="enlighter-k3"/>
    <w:basedOn w:val="DefaultParagraphFont"/>
    <w:rsid w:val="009623CA"/>
  </w:style>
  <w:style w:type="character" w:customStyle="1" w:styleId="enlighter-n1">
    <w:name w:val="enlighter-n1"/>
    <w:basedOn w:val="DefaultParagraphFont"/>
    <w:rsid w:val="009623CA"/>
  </w:style>
  <w:style w:type="paragraph" w:customStyle="1" w:styleId="myparagraph">
    <w:name w:val="myparagraph"/>
    <w:basedOn w:val="Normal"/>
    <w:rsid w:val="00E8580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33CE7"/>
    <w:pPr>
      <w:ind w:left="720"/>
      <w:contextualSpacing/>
    </w:pPr>
  </w:style>
  <w:style w:type="character" w:customStyle="1" w:styleId="pl-smi">
    <w:name w:val="pl-smi"/>
    <w:basedOn w:val="DefaultParagraphFont"/>
    <w:rsid w:val="00862B28"/>
  </w:style>
  <w:style w:type="character" w:customStyle="1" w:styleId="pl-k">
    <w:name w:val="pl-k"/>
    <w:basedOn w:val="DefaultParagraphFont"/>
    <w:rsid w:val="00862B28"/>
  </w:style>
  <w:style w:type="character" w:customStyle="1" w:styleId="pl-s">
    <w:name w:val="pl-s"/>
    <w:basedOn w:val="DefaultParagraphFont"/>
    <w:rsid w:val="00862B28"/>
  </w:style>
  <w:style w:type="character" w:customStyle="1" w:styleId="pl-pds">
    <w:name w:val="pl-pds"/>
    <w:basedOn w:val="DefaultParagraphFont"/>
    <w:rsid w:val="00862B28"/>
  </w:style>
  <w:style w:type="character" w:customStyle="1" w:styleId="pl-en">
    <w:name w:val="pl-en"/>
    <w:basedOn w:val="DefaultParagraphFont"/>
    <w:rsid w:val="00D72A64"/>
  </w:style>
  <w:style w:type="character" w:customStyle="1" w:styleId="pl-c">
    <w:name w:val="pl-c"/>
    <w:basedOn w:val="DefaultParagraphFont"/>
    <w:rsid w:val="00D72A64"/>
  </w:style>
  <w:style w:type="paragraph" w:styleId="Header">
    <w:name w:val="header"/>
    <w:basedOn w:val="Normal"/>
    <w:link w:val="HeaderChar"/>
    <w:uiPriority w:val="99"/>
    <w:unhideWhenUsed/>
    <w:rsid w:val="00CF5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AFB"/>
  </w:style>
  <w:style w:type="paragraph" w:styleId="Footer">
    <w:name w:val="footer"/>
    <w:basedOn w:val="Normal"/>
    <w:link w:val="FooterChar"/>
    <w:uiPriority w:val="99"/>
    <w:unhideWhenUsed/>
    <w:rsid w:val="00CF5A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AFB"/>
  </w:style>
  <w:style w:type="paragraph" w:customStyle="1" w:styleId="Default">
    <w:name w:val="Default"/>
    <w:rsid w:val="00CF5AF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ljs-class">
    <w:name w:val="hljs-class"/>
    <w:basedOn w:val="DefaultParagraphFont"/>
    <w:rsid w:val="001E46E9"/>
  </w:style>
  <w:style w:type="character" w:customStyle="1" w:styleId="hljs-keyword">
    <w:name w:val="hljs-keyword"/>
    <w:basedOn w:val="DefaultParagraphFont"/>
    <w:rsid w:val="001E46E9"/>
  </w:style>
  <w:style w:type="character" w:customStyle="1" w:styleId="hljs-title">
    <w:name w:val="hljs-title"/>
    <w:basedOn w:val="DefaultParagraphFont"/>
    <w:rsid w:val="001E46E9"/>
  </w:style>
  <w:style w:type="character" w:customStyle="1" w:styleId="hljs-comment">
    <w:name w:val="hljs-comment"/>
    <w:basedOn w:val="DefaultParagraphFont"/>
    <w:rsid w:val="001E46E9"/>
  </w:style>
  <w:style w:type="character" w:customStyle="1" w:styleId="hljs-function">
    <w:name w:val="hljs-function"/>
    <w:basedOn w:val="DefaultParagraphFont"/>
    <w:rsid w:val="001E46E9"/>
  </w:style>
  <w:style w:type="character" w:customStyle="1" w:styleId="hljs-params">
    <w:name w:val="hljs-params"/>
    <w:basedOn w:val="DefaultParagraphFont"/>
    <w:rsid w:val="001E46E9"/>
  </w:style>
  <w:style w:type="character" w:customStyle="1" w:styleId="hljs-string">
    <w:name w:val="hljs-string"/>
    <w:basedOn w:val="DefaultParagraphFont"/>
    <w:rsid w:val="001E46E9"/>
  </w:style>
  <w:style w:type="character" w:styleId="HTMLVariable">
    <w:name w:val="HTML Variable"/>
    <w:basedOn w:val="DefaultParagraphFont"/>
    <w:uiPriority w:val="99"/>
    <w:semiHidden/>
    <w:unhideWhenUsed/>
    <w:rsid w:val="00E235A7"/>
    <w:rPr>
      <w:i/>
      <w:iCs/>
    </w:rPr>
  </w:style>
  <w:style w:type="character" w:customStyle="1" w:styleId="hljs-number">
    <w:name w:val="hljs-number"/>
    <w:basedOn w:val="DefaultParagraphFont"/>
    <w:rsid w:val="00FD4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4941">
      <w:bodyDiv w:val="1"/>
      <w:marLeft w:val="0"/>
      <w:marRight w:val="0"/>
      <w:marTop w:val="0"/>
      <w:marBottom w:val="0"/>
      <w:divBdr>
        <w:top w:val="none" w:sz="0" w:space="0" w:color="auto"/>
        <w:left w:val="none" w:sz="0" w:space="0" w:color="auto"/>
        <w:bottom w:val="none" w:sz="0" w:space="0" w:color="auto"/>
        <w:right w:val="none" w:sz="0" w:space="0" w:color="auto"/>
      </w:divBdr>
    </w:div>
    <w:div w:id="39987476">
      <w:bodyDiv w:val="1"/>
      <w:marLeft w:val="0"/>
      <w:marRight w:val="0"/>
      <w:marTop w:val="0"/>
      <w:marBottom w:val="0"/>
      <w:divBdr>
        <w:top w:val="none" w:sz="0" w:space="0" w:color="auto"/>
        <w:left w:val="none" w:sz="0" w:space="0" w:color="auto"/>
        <w:bottom w:val="none" w:sz="0" w:space="0" w:color="auto"/>
        <w:right w:val="none" w:sz="0" w:space="0" w:color="auto"/>
      </w:divBdr>
    </w:div>
    <w:div w:id="79180636">
      <w:bodyDiv w:val="1"/>
      <w:marLeft w:val="0"/>
      <w:marRight w:val="0"/>
      <w:marTop w:val="0"/>
      <w:marBottom w:val="0"/>
      <w:divBdr>
        <w:top w:val="none" w:sz="0" w:space="0" w:color="auto"/>
        <w:left w:val="none" w:sz="0" w:space="0" w:color="auto"/>
        <w:bottom w:val="none" w:sz="0" w:space="0" w:color="auto"/>
        <w:right w:val="none" w:sz="0" w:space="0" w:color="auto"/>
      </w:divBdr>
    </w:div>
    <w:div w:id="95103030">
      <w:bodyDiv w:val="1"/>
      <w:marLeft w:val="0"/>
      <w:marRight w:val="0"/>
      <w:marTop w:val="0"/>
      <w:marBottom w:val="0"/>
      <w:divBdr>
        <w:top w:val="none" w:sz="0" w:space="0" w:color="auto"/>
        <w:left w:val="none" w:sz="0" w:space="0" w:color="auto"/>
        <w:bottom w:val="none" w:sz="0" w:space="0" w:color="auto"/>
        <w:right w:val="none" w:sz="0" w:space="0" w:color="auto"/>
      </w:divBdr>
    </w:div>
    <w:div w:id="106169962">
      <w:bodyDiv w:val="1"/>
      <w:marLeft w:val="0"/>
      <w:marRight w:val="0"/>
      <w:marTop w:val="0"/>
      <w:marBottom w:val="0"/>
      <w:divBdr>
        <w:top w:val="none" w:sz="0" w:space="0" w:color="auto"/>
        <w:left w:val="none" w:sz="0" w:space="0" w:color="auto"/>
        <w:bottom w:val="none" w:sz="0" w:space="0" w:color="auto"/>
        <w:right w:val="none" w:sz="0" w:space="0" w:color="auto"/>
      </w:divBdr>
    </w:div>
    <w:div w:id="106659597">
      <w:bodyDiv w:val="1"/>
      <w:marLeft w:val="0"/>
      <w:marRight w:val="0"/>
      <w:marTop w:val="0"/>
      <w:marBottom w:val="0"/>
      <w:divBdr>
        <w:top w:val="none" w:sz="0" w:space="0" w:color="auto"/>
        <w:left w:val="none" w:sz="0" w:space="0" w:color="auto"/>
        <w:bottom w:val="none" w:sz="0" w:space="0" w:color="auto"/>
        <w:right w:val="none" w:sz="0" w:space="0" w:color="auto"/>
      </w:divBdr>
      <w:divsChild>
        <w:div w:id="723527128">
          <w:marLeft w:val="0"/>
          <w:marRight w:val="0"/>
          <w:marTop w:val="0"/>
          <w:marBottom w:val="240"/>
          <w:divBdr>
            <w:top w:val="none" w:sz="0" w:space="0" w:color="auto"/>
            <w:left w:val="none" w:sz="0" w:space="0" w:color="auto"/>
            <w:bottom w:val="none" w:sz="0" w:space="0" w:color="auto"/>
            <w:right w:val="none" w:sz="0" w:space="0" w:color="auto"/>
          </w:divBdr>
        </w:div>
        <w:div w:id="1318534668">
          <w:marLeft w:val="0"/>
          <w:marRight w:val="0"/>
          <w:marTop w:val="0"/>
          <w:marBottom w:val="240"/>
          <w:divBdr>
            <w:top w:val="none" w:sz="0" w:space="0" w:color="auto"/>
            <w:left w:val="none" w:sz="0" w:space="0" w:color="auto"/>
            <w:bottom w:val="none" w:sz="0" w:space="0" w:color="auto"/>
            <w:right w:val="none" w:sz="0" w:space="0" w:color="auto"/>
          </w:divBdr>
        </w:div>
        <w:div w:id="1712266033">
          <w:marLeft w:val="0"/>
          <w:marRight w:val="0"/>
          <w:marTop w:val="0"/>
          <w:marBottom w:val="240"/>
          <w:divBdr>
            <w:top w:val="none" w:sz="0" w:space="0" w:color="auto"/>
            <w:left w:val="none" w:sz="0" w:space="0" w:color="auto"/>
            <w:bottom w:val="none" w:sz="0" w:space="0" w:color="auto"/>
            <w:right w:val="none" w:sz="0" w:space="0" w:color="auto"/>
          </w:divBdr>
        </w:div>
        <w:div w:id="1043872635">
          <w:marLeft w:val="0"/>
          <w:marRight w:val="0"/>
          <w:marTop w:val="0"/>
          <w:marBottom w:val="240"/>
          <w:divBdr>
            <w:top w:val="none" w:sz="0" w:space="0" w:color="auto"/>
            <w:left w:val="none" w:sz="0" w:space="0" w:color="auto"/>
            <w:bottom w:val="none" w:sz="0" w:space="0" w:color="auto"/>
            <w:right w:val="none" w:sz="0" w:space="0" w:color="auto"/>
          </w:divBdr>
        </w:div>
      </w:divsChild>
    </w:div>
    <w:div w:id="142621652">
      <w:bodyDiv w:val="1"/>
      <w:marLeft w:val="0"/>
      <w:marRight w:val="0"/>
      <w:marTop w:val="0"/>
      <w:marBottom w:val="0"/>
      <w:divBdr>
        <w:top w:val="none" w:sz="0" w:space="0" w:color="auto"/>
        <w:left w:val="none" w:sz="0" w:space="0" w:color="auto"/>
        <w:bottom w:val="none" w:sz="0" w:space="0" w:color="auto"/>
        <w:right w:val="none" w:sz="0" w:space="0" w:color="auto"/>
      </w:divBdr>
    </w:div>
    <w:div w:id="146552984">
      <w:bodyDiv w:val="1"/>
      <w:marLeft w:val="0"/>
      <w:marRight w:val="0"/>
      <w:marTop w:val="0"/>
      <w:marBottom w:val="0"/>
      <w:divBdr>
        <w:top w:val="none" w:sz="0" w:space="0" w:color="auto"/>
        <w:left w:val="none" w:sz="0" w:space="0" w:color="auto"/>
        <w:bottom w:val="none" w:sz="0" w:space="0" w:color="auto"/>
        <w:right w:val="none" w:sz="0" w:space="0" w:color="auto"/>
      </w:divBdr>
    </w:div>
    <w:div w:id="152063668">
      <w:bodyDiv w:val="1"/>
      <w:marLeft w:val="0"/>
      <w:marRight w:val="0"/>
      <w:marTop w:val="0"/>
      <w:marBottom w:val="0"/>
      <w:divBdr>
        <w:top w:val="none" w:sz="0" w:space="0" w:color="auto"/>
        <w:left w:val="none" w:sz="0" w:space="0" w:color="auto"/>
        <w:bottom w:val="none" w:sz="0" w:space="0" w:color="auto"/>
        <w:right w:val="none" w:sz="0" w:space="0" w:color="auto"/>
      </w:divBdr>
    </w:div>
    <w:div w:id="200897370">
      <w:bodyDiv w:val="1"/>
      <w:marLeft w:val="0"/>
      <w:marRight w:val="0"/>
      <w:marTop w:val="0"/>
      <w:marBottom w:val="0"/>
      <w:divBdr>
        <w:top w:val="none" w:sz="0" w:space="0" w:color="auto"/>
        <w:left w:val="none" w:sz="0" w:space="0" w:color="auto"/>
        <w:bottom w:val="none" w:sz="0" w:space="0" w:color="auto"/>
        <w:right w:val="none" w:sz="0" w:space="0" w:color="auto"/>
      </w:divBdr>
    </w:div>
    <w:div w:id="235482179">
      <w:bodyDiv w:val="1"/>
      <w:marLeft w:val="0"/>
      <w:marRight w:val="0"/>
      <w:marTop w:val="0"/>
      <w:marBottom w:val="0"/>
      <w:divBdr>
        <w:top w:val="none" w:sz="0" w:space="0" w:color="auto"/>
        <w:left w:val="none" w:sz="0" w:space="0" w:color="auto"/>
        <w:bottom w:val="none" w:sz="0" w:space="0" w:color="auto"/>
        <w:right w:val="none" w:sz="0" w:space="0" w:color="auto"/>
      </w:divBdr>
    </w:div>
    <w:div w:id="238516657">
      <w:bodyDiv w:val="1"/>
      <w:marLeft w:val="0"/>
      <w:marRight w:val="0"/>
      <w:marTop w:val="0"/>
      <w:marBottom w:val="0"/>
      <w:divBdr>
        <w:top w:val="none" w:sz="0" w:space="0" w:color="auto"/>
        <w:left w:val="none" w:sz="0" w:space="0" w:color="auto"/>
        <w:bottom w:val="none" w:sz="0" w:space="0" w:color="auto"/>
        <w:right w:val="none" w:sz="0" w:space="0" w:color="auto"/>
      </w:divBdr>
    </w:div>
    <w:div w:id="244649757">
      <w:bodyDiv w:val="1"/>
      <w:marLeft w:val="0"/>
      <w:marRight w:val="0"/>
      <w:marTop w:val="0"/>
      <w:marBottom w:val="0"/>
      <w:divBdr>
        <w:top w:val="none" w:sz="0" w:space="0" w:color="auto"/>
        <w:left w:val="none" w:sz="0" w:space="0" w:color="auto"/>
        <w:bottom w:val="none" w:sz="0" w:space="0" w:color="auto"/>
        <w:right w:val="none" w:sz="0" w:space="0" w:color="auto"/>
      </w:divBdr>
      <w:divsChild>
        <w:div w:id="82381816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245307979">
      <w:bodyDiv w:val="1"/>
      <w:marLeft w:val="0"/>
      <w:marRight w:val="0"/>
      <w:marTop w:val="0"/>
      <w:marBottom w:val="0"/>
      <w:divBdr>
        <w:top w:val="none" w:sz="0" w:space="0" w:color="auto"/>
        <w:left w:val="none" w:sz="0" w:space="0" w:color="auto"/>
        <w:bottom w:val="none" w:sz="0" w:space="0" w:color="auto"/>
        <w:right w:val="none" w:sz="0" w:space="0" w:color="auto"/>
      </w:divBdr>
      <w:divsChild>
        <w:div w:id="186451981">
          <w:marLeft w:val="0"/>
          <w:marRight w:val="0"/>
          <w:marTop w:val="0"/>
          <w:marBottom w:val="240"/>
          <w:divBdr>
            <w:top w:val="none" w:sz="0" w:space="0" w:color="auto"/>
            <w:left w:val="none" w:sz="0" w:space="0" w:color="auto"/>
            <w:bottom w:val="none" w:sz="0" w:space="0" w:color="auto"/>
            <w:right w:val="none" w:sz="0" w:space="0" w:color="auto"/>
          </w:divBdr>
        </w:div>
        <w:div w:id="1847673060">
          <w:marLeft w:val="0"/>
          <w:marRight w:val="0"/>
          <w:marTop w:val="0"/>
          <w:marBottom w:val="240"/>
          <w:divBdr>
            <w:top w:val="none" w:sz="0" w:space="0" w:color="auto"/>
            <w:left w:val="none" w:sz="0" w:space="0" w:color="auto"/>
            <w:bottom w:val="none" w:sz="0" w:space="0" w:color="auto"/>
            <w:right w:val="none" w:sz="0" w:space="0" w:color="auto"/>
          </w:divBdr>
        </w:div>
      </w:divsChild>
    </w:div>
    <w:div w:id="254870462">
      <w:bodyDiv w:val="1"/>
      <w:marLeft w:val="0"/>
      <w:marRight w:val="0"/>
      <w:marTop w:val="0"/>
      <w:marBottom w:val="0"/>
      <w:divBdr>
        <w:top w:val="none" w:sz="0" w:space="0" w:color="auto"/>
        <w:left w:val="none" w:sz="0" w:space="0" w:color="auto"/>
        <w:bottom w:val="none" w:sz="0" w:space="0" w:color="auto"/>
        <w:right w:val="none" w:sz="0" w:space="0" w:color="auto"/>
      </w:divBdr>
    </w:div>
    <w:div w:id="262688588">
      <w:bodyDiv w:val="1"/>
      <w:marLeft w:val="0"/>
      <w:marRight w:val="0"/>
      <w:marTop w:val="0"/>
      <w:marBottom w:val="0"/>
      <w:divBdr>
        <w:top w:val="none" w:sz="0" w:space="0" w:color="auto"/>
        <w:left w:val="none" w:sz="0" w:space="0" w:color="auto"/>
        <w:bottom w:val="none" w:sz="0" w:space="0" w:color="auto"/>
        <w:right w:val="none" w:sz="0" w:space="0" w:color="auto"/>
      </w:divBdr>
      <w:divsChild>
        <w:div w:id="1359086886">
          <w:marLeft w:val="0"/>
          <w:marRight w:val="0"/>
          <w:marTop w:val="0"/>
          <w:marBottom w:val="240"/>
          <w:divBdr>
            <w:top w:val="none" w:sz="0" w:space="0" w:color="auto"/>
            <w:left w:val="none" w:sz="0" w:space="0" w:color="auto"/>
            <w:bottom w:val="none" w:sz="0" w:space="0" w:color="auto"/>
            <w:right w:val="none" w:sz="0" w:space="0" w:color="auto"/>
          </w:divBdr>
        </w:div>
        <w:div w:id="182597282">
          <w:marLeft w:val="0"/>
          <w:marRight w:val="0"/>
          <w:marTop w:val="0"/>
          <w:marBottom w:val="240"/>
          <w:divBdr>
            <w:top w:val="none" w:sz="0" w:space="0" w:color="auto"/>
            <w:left w:val="none" w:sz="0" w:space="0" w:color="auto"/>
            <w:bottom w:val="none" w:sz="0" w:space="0" w:color="auto"/>
            <w:right w:val="none" w:sz="0" w:space="0" w:color="auto"/>
          </w:divBdr>
        </w:div>
      </w:divsChild>
    </w:div>
    <w:div w:id="269436745">
      <w:bodyDiv w:val="1"/>
      <w:marLeft w:val="0"/>
      <w:marRight w:val="0"/>
      <w:marTop w:val="0"/>
      <w:marBottom w:val="0"/>
      <w:divBdr>
        <w:top w:val="none" w:sz="0" w:space="0" w:color="auto"/>
        <w:left w:val="none" w:sz="0" w:space="0" w:color="auto"/>
        <w:bottom w:val="none" w:sz="0" w:space="0" w:color="auto"/>
        <w:right w:val="none" w:sz="0" w:space="0" w:color="auto"/>
      </w:divBdr>
    </w:div>
    <w:div w:id="270170310">
      <w:bodyDiv w:val="1"/>
      <w:marLeft w:val="0"/>
      <w:marRight w:val="0"/>
      <w:marTop w:val="0"/>
      <w:marBottom w:val="0"/>
      <w:divBdr>
        <w:top w:val="none" w:sz="0" w:space="0" w:color="auto"/>
        <w:left w:val="none" w:sz="0" w:space="0" w:color="auto"/>
        <w:bottom w:val="none" w:sz="0" w:space="0" w:color="auto"/>
        <w:right w:val="none" w:sz="0" w:space="0" w:color="auto"/>
      </w:divBdr>
    </w:div>
    <w:div w:id="280769314">
      <w:bodyDiv w:val="1"/>
      <w:marLeft w:val="0"/>
      <w:marRight w:val="0"/>
      <w:marTop w:val="0"/>
      <w:marBottom w:val="0"/>
      <w:divBdr>
        <w:top w:val="none" w:sz="0" w:space="0" w:color="auto"/>
        <w:left w:val="none" w:sz="0" w:space="0" w:color="auto"/>
        <w:bottom w:val="none" w:sz="0" w:space="0" w:color="auto"/>
        <w:right w:val="none" w:sz="0" w:space="0" w:color="auto"/>
      </w:divBdr>
      <w:divsChild>
        <w:div w:id="1025710202">
          <w:marLeft w:val="0"/>
          <w:marRight w:val="0"/>
          <w:marTop w:val="0"/>
          <w:marBottom w:val="0"/>
          <w:divBdr>
            <w:top w:val="none" w:sz="0" w:space="0" w:color="auto"/>
            <w:left w:val="none" w:sz="0" w:space="0" w:color="auto"/>
            <w:bottom w:val="none" w:sz="0" w:space="0" w:color="auto"/>
            <w:right w:val="none" w:sz="0" w:space="0" w:color="auto"/>
          </w:divBdr>
          <w:divsChild>
            <w:div w:id="1731463660">
              <w:marLeft w:val="0"/>
              <w:marRight w:val="0"/>
              <w:marTop w:val="0"/>
              <w:marBottom w:val="0"/>
              <w:divBdr>
                <w:top w:val="none" w:sz="0" w:space="0" w:color="auto"/>
                <w:left w:val="none" w:sz="0" w:space="0" w:color="auto"/>
                <w:bottom w:val="none" w:sz="0" w:space="0" w:color="auto"/>
                <w:right w:val="none" w:sz="0" w:space="0" w:color="auto"/>
              </w:divBdr>
            </w:div>
            <w:div w:id="713575742">
              <w:marLeft w:val="0"/>
              <w:marRight w:val="0"/>
              <w:marTop w:val="0"/>
              <w:marBottom w:val="0"/>
              <w:divBdr>
                <w:top w:val="none" w:sz="0" w:space="0" w:color="auto"/>
                <w:left w:val="none" w:sz="0" w:space="0" w:color="auto"/>
                <w:bottom w:val="none" w:sz="0" w:space="0" w:color="auto"/>
                <w:right w:val="none" w:sz="0" w:space="0" w:color="auto"/>
              </w:divBdr>
            </w:div>
            <w:div w:id="1588926716">
              <w:marLeft w:val="0"/>
              <w:marRight w:val="0"/>
              <w:marTop w:val="0"/>
              <w:marBottom w:val="0"/>
              <w:divBdr>
                <w:top w:val="none" w:sz="0" w:space="0" w:color="auto"/>
                <w:left w:val="none" w:sz="0" w:space="0" w:color="auto"/>
                <w:bottom w:val="none" w:sz="0" w:space="0" w:color="auto"/>
                <w:right w:val="none" w:sz="0" w:space="0" w:color="auto"/>
              </w:divBdr>
            </w:div>
            <w:div w:id="235282485">
              <w:marLeft w:val="0"/>
              <w:marRight w:val="0"/>
              <w:marTop w:val="0"/>
              <w:marBottom w:val="0"/>
              <w:divBdr>
                <w:top w:val="none" w:sz="0" w:space="0" w:color="auto"/>
                <w:left w:val="none" w:sz="0" w:space="0" w:color="auto"/>
                <w:bottom w:val="none" w:sz="0" w:space="0" w:color="auto"/>
                <w:right w:val="none" w:sz="0" w:space="0" w:color="auto"/>
              </w:divBdr>
            </w:div>
            <w:div w:id="674918226">
              <w:marLeft w:val="0"/>
              <w:marRight w:val="0"/>
              <w:marTop w:val="0"/>
              <w:marBottom w:val="0"/>
              <w:divBdr>
                <w:top w:val="none" w:sz="0" w:space="0" w:color="auto"/>
                <w:left w:val="none" w:sz="0" w:space="0" w:color="auto"/>
                <w:bottom w:val="none" w:sz="0" w:space="0" w:color="auto"/>
                <w:right w:val="none" w:sz="0" w:space="0" w:color="auto"/>
              </w:divBdr>
            </w:div>
            <w:div w:id="1067610438">
              <w:marLeft w:val="0"/>
              <w:marRight w:val="0"/>
              <w:marTop w:val="0"/>
              <w:marBottom w:val="0"/>
              <w:divBdr>
                <w:top w:val="none" w:sz="0" w:space="0" w:color="auto"/>
                <w:left w:val="none" w:sz="0" w:space="0" w:color="auto"/>
                <w:bottom w:val="none" w:sz="0" w:space="0" w:color="auto"/>
                <w:right w:val="none" w:sz="0" w:space="0" w:color="auto"/>
              </w:divBdr>
            </w:div>
            <w:div w:id="1196041143">
              <w:marLeft w:val="0"/>
              <w:marRight w:val="0"/>
              <w:marTop w:val="0"/>
              <w:marBottom w:val="0"/>
              <w:divBdr>
                <w:top w:val="none" w:sz="0" w:space="0" w:color="auto"/>
                <w:left w:val="none" w:sz="0" w:space="0" w:color="auto"/>
                <w:bottom w:val="none" w:sz="0" w:space="0" w:color="auto"/>
                <w:right w:val="none" w:sz="0" w:space="0" w:color="auto"/>
              </w:divBdr>
            </w:div>
            <w:div w:id="730036692">
              <w:marLeft w:val="0"/>
              <w:marRight w:val="0"/>
              <w:marTop w:val="0"/>
              <w:marBottom w:val="0"/>
              <w:divBdr>
                <w:top w:val="none" w:sz="0" w:space="0" w:color="auto"/>
                <w:left w:val="none" w:sz="0" w:space="0" w:color="auto"/>
                <w:bottom w:val="none" w:sz="0" w:space="0" w:color="auto"/>
                <w:right w:val="none" w:sz="0" w:space="0" w:color="auto"/>
              </w:divBdr>
            </w:div>
            <w:div w:id="191030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8061">
      <w:bodyDiv w:val="1"/>
      <w:marLeft w:val="0"/>
      <w:marRight w:val="0"/>
      <w:marTop w:val="0"/>
      <w:marBottom w:val="0"/>
      <w:divBdr>
        <w:top w:val="none" w:sz="0" w:space="0" w:color="auto"/>
        <w:left w:val="none" w:sz="0" w:space="0" w:color="auto"/>
        <w:bottom w:val="none" w:sz="0" w:space="0" w:color="auto"/>
        <w:right w:val="none" w:sz="0" w:space="0" w:color="auto"/>
      </w:divBdr>
    </w:div>
    <w:div w:id="306126331">
      <w:bodyDiv w:val="1"/>
      <w:marLeft w:val="0"/>
      <w:marRight w:val="0"/>
      <w:marTop w:val="0"/>
      <w:marBottom w:val="0"/>
      <w:divBdr>
        <w:top w:val="none" w:sz="0" w:space="0" w:color="auto"/>
        <w:left w:val="none" w:sz="0" w:space="0" w:color="auto"/>
        <w:bottom w:val="none" w:sz="0" w:space="0" w:color="auto"/>
        <w:right w:val="none" w:sz="0" w:space="0" w:color="auto"/>
      </w:divBdr>
    </w:div>
    <w:div w:id="306126923">
      <w:bodyDiv w:val="1"/>
      <w:marLeft w:val="0"/>
      <w:marRight w:val="0"/>
      <w:marTop w:val="0"/>
      <w:marBottom w:val="0"/>
      <w:divBdr>
        <w:top w:val="none" w:sz="0" w:space="0" w:color="auto"/>
        <w:left w:val="none" w:sz="0" w:space="0" w:color="auto"/>
        <w:bottom w:val="none" w:sz="0" w:space="0" w:color="auto"/>
        <w:right w:val="none" w:sz="0" w:space="0" w:color="auto"/>
      </w:divBdr>
    </w:div>
    <w:div w:id="306591069">
      <w:bodyDiv w:val="1"/>
      <w:marLeft w:val="0"/>
      <w:marRight w:val="0"/>
      <w:marTop w:val="0"/>
      <w:marBottom w:val="0"/>
      <w:divBdr>
        <w:top w:val="none" w:sz="0" w:space="0" w:color="auto"/>
        <w:left w:val="none" w:sz="0" w:space="0" w:color="auto"/>
        <w:bottom w:val="none" w:sz="0" w:space="0" w:color="auto"/>
        <w:right w:val="none" w:sz="0" w:space="0" w:color="auto"/>
      </w:divBdr>
    </w:div>
    <w:div w:id="324087604">
      <w:bodyDiv w:val="1"/>
      <w:marLeft w:val="0"/>
      <w:marRight w:val="0"/>
      <w:marTop w:val="0"/>
      <w:marBottom w:val="0"/>
      <w:divBdr>
        <w:top w:val="none" w:sz="0" w:space="0" w:color="auto"/>
        <w:left w:val="none" w:sz="0" w:space="0" w:color="auto"/>
        <w:bottom w:val="none" w:sz="0" w:space="0" w:color="auto"/>
        <w:right w:val="none" w:sz="0" w:space="0" w:color="auto"/>
      </w:divBdr>
      <w:divsChild>
        <w:div w:id="887423387">
          <w:marLeft w:val="0"/>
          <w:marRight w:val="0"/>
          <w:marTop w:val="0"/>
          <w:marBottom w:val="240"/>
          <w:divBdr>
            <w:top w:val="none" w:sz="0" w:space="0" w:color="auto"/>
            <w:left w:val="none" w:sz="0" w:space="0" w:color="auto"/>
            <w:bottom w:val="none" w:sz="0" w:space="0" w:color="auto"/>
            <w:right w:val="none" w:sz="0" w:space="0" w:color="auto"/>
          </w:divBdr>
        </w:div>
        <w:div w:id="832992051">
          <w:marLeft w:val="0"/>
          <w:marRight w:val="0"/>
          <w:marTop w:val="0"/>
          <w:marBottom w:val="240"/>
          <w:divBdr>
            <w:top w:val="none" w:sz="0" w:space="0" w:color="auto"/>
            <w:left w:val="none" w:sz="0" w:space="0" w:color="auto"/>
            <w:bottom w:val="none" w:sz="0" w:space="0" w:color="auto"/>
            <w:right w:val="none" w:sz="0" w:space="0" w:color="auto"/>
          </w:divBdr>
        </w:div>
        <w:div w:id="635724614">
          <w:marLeft w:val="0"/>
          <w:marRight w:val="0"/>
          <w:marTop w:val="0"/>
          <w:marBottom w:val="240"/>
          <w:divBdr>
            <w:top w:val="none" w:sz="0" w:space="0" w:color="auto"/>
            <w:left w:val="none" w:sz="0" w:space="0" w:color="auto"/>
            <w:bottom w:val="none" w:sz="0" w:space="0" w:color="auto"/>
            <w:right w:val="none" w:sz="0" w:space="0" w:color="auto"/>
          </w:divBdr>
        </w:div>
      </w:divsChild>
    </w:div>
    <w:div w:id="324625828">
      <w:bodyDiv w:val="1"/>
      <w:marLeft w:val="0"/>
      <w:marRight w:val="0"/>
      <w:marTop w:val="0"/>
      <w:marBottom w:val="0"/>
      <w:divBdr>
        <w:top w:val="none" w:sz="0" w:space="0" w:color="auto"/>
        <w:left w:val="none" w:sz="0" w:space="0" w:color="auto"/>
        <w:bottom w:val="none" w:sz="0" w:space="0" w:color="auto"/>
        <w:right w:val="none" w:sz="0" w:space="0" w:color="auto"/>
      </w:divBdr>
    </w:div>
    <w:div w:id="327295520">
      <w:bodyDiv w:val="1"/>
      <w:marLeft w:val="0"/>
      <w:marRight w:val="0"/>
      <w:marTop w:val="0"/>
      <w:marBottom w:val="0"/>
      <w:divBdr>
        <w:top w:val="none" w:sz="0" w:space="0" w:color="auto"/>
        <w:left w:val="none" w:sz="0" w:space="0" w:color="auto"/>
        <w:bottom w:val="none" w:sz="0" w:space="0" w:color="auto"/>
        <w:right w:val="none" w:sz="0" w:space="0" w:color="auto"/>
      </w:divBdr>
    </w:div>
    <w:div w:id="360671421">
      <w:bodyDiv w:val="1"/>
      <w:marLeft w:val="0"/>
      <w:marRight w:val="0"/>
      <w:marTop w:val="0"/>
      <w:marBottom w:val="0"/>
      <w:divBdr>
        <w:top w:val="none" w:sz="0" w:space="0" w:color="auto"/>
        <w:left w:val="none" w:sz="0" w:space="0" w:color="auto"/>
        <w:bottom w:val="none" w:sz="0" w:space="0" w:color="auto"/>
        <w:right w:val="none" w:sz="0" w:space="0" w:color="auto"/>
      </w:divBdr>
      <w:divsChild>
        <w:div w:id="94176287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383675733">
      <w:bodyDiv w:val="1"/>
      <w:marLeft w:val="0"/>
      <w:marRight w:val="0"/>
      <w:marTop w:val="0"/>
      <w:marBottom w:val="0"/>
      <w:divBdr>
        <w:top w:val="none" w:sz="0" w:space="0" w:color="auto"/>
        <w:left w:val="none" w:sz="0" w:space="0" w:color="auto"/>
        <w:bottom w:val="none" w:sz="0" w:space="0" w:color="auto"/>
        <w:right w:val="none" w:sz="0" w:space="0" w:color="auto"/>
      </w:divBdr>
    </w:div>
    <w:div w:id="400446983">
      <w:bodyDiv w:val="1"/>
      <w:marLeft w:val="0"/>
      <w:marRight w:val="0"/>
      <w:marTop w:val="0"/>
      <w:marBottom w:val="0"/>
      <w:divBdr>
        <w:top w:val="none" w:sz="0" w:space="0" w:color="auto"/>
        <w:left w:val="none" w:sz="0" w:space="0" w:color="auto"/>
        <w:bottom w:val="none" w:sz="0" w:space="0" w:color="auto"/>
        <w:right w:val="none" w:sz="0" w:space="0" w:color="auto"/>
      </w:divBdr>
    </w:div>
    <w:div w:id="428543625">
      <w:bodyDiv w:val="1"/>
      <w:marLeft w:val="0"/>
      <w:marRight w:val="0"/>
      <w:marTop w:val="0"/>
      <w:marBottom w:val="0"/>
      <w:divBdr>
        <w:top w:val="none" w:sz="0" w:space="0" w:color="auto"/>
        <w:left w:val="none" w:sz="0" w:space="0" w:color="auto"/>
        <w:bottom w:val="none" w:sz="0" w:space="0" w:color="auto"/>
        <w:right w:val="none" w:sz="0" w:space="0" w:color="auto"/>
      </w:divBdr>
      <w:divsChild>
        <w:div w:id="117422475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45465926">
      <w:bodyDiv w:val="1"/>
      <w:marLeft w:val="0"/>
      <w:marRight w:val="0"/>
      <w:marTop w:val="0"/>
      <w:marBottom w:val="0"/>
      <w:divBdr>
        <w:top w:val="none" w:sz="0" w:space="0" w:color="auto"/>
        <w:left w:val="none" w:sz="0" w:space="0" w:color="auto"/>
        <w:bottom w:val="none" w:sz="0" w:space="0" w:color="auto"/>
        <w:right w:val="none" w:sz="0" w:space="0" w:color="auto"/>
      </w:divBdr>
      <w:divsChild>
        <w:div w:id="1619750013">
          <w:marLeft w:val="0"/>
          <w:marRight w:val="0"/>
          <w:marTop w:val="0"/>
          <w:marBottom w:val="0"/>
          <w:divBdr>
            <w:top w:val="none" w:sz="0" w:space="0" w:color="auto"/>
            <w:left w:val="none" w:sz="0" w:space="0" w:color="auto"/>
            <w:bottom w:val="none" w:sz="0" w:space="0" w:color="auto"/>
            <w:right w:val="none" w:sz="0" w:space="0" w:color="auto"/>
          </w:divBdr>
          <w:divsChild>
            <w:div w:id="109905403">
              <w:marLeft w:val="0"/>
              <w:marRight w:val="0"/>
              <w:marTop w:val="0"/>
              <w:marBottom w:val="0"/>
              <w:divBdr>
                <w:top w:val="none" w:sz="0" w:space="0" w:color="auto"/>
                <w:left w:val="none" w:sz="0" w:space="0" w:color="auto"/>
                <w:bottom w:val="none" w:sz="0" w:space="0" w:color="auto"/>
                <w:right w:val="none" w:sz="0" w:space="0" w:color="auto"/>
              </w:divBdr>
            </w:div>
            <w:div w:id="1762874717">
              <w:marLeft w:val="0"/>
              <w:marRight w:val="0"/>
              <w:marTop w:val="0"/>
              <w:marBottom w:val="0"/>
              <w:divBdr>
                <w:top w:val="none" w:sz="0" w:space="0" w:color="auto"/>
                <w:left w:val="none" w:sz="0" w:space="0" w:color="auto"/>
                <w:bottom w:val="none" w:sz="0" w:space="0" w:color="auto"/>
                <w:right w:val="none" w:sz="0" w:space="0" w:color="auto"/>
              </w:divBdr>
            </w:div>
            <w:div w:id="73168110">
              <w:marLeft w:val="0"/>
              <w:marRight w:val="0"/>
              <w:marTop w:val="0"/>
              <w:marBottom w:val="0"/>
              <w:divBdr>
                <w:top w:val="none" w:sz="0" w:space="0" w:color="auto"/>
                <w:left w:val="none" w:sz="0" w:space="0" w:color="auto"/>
                <w:bottom w:val="none" w:sz="0" w:space="0" w:color="auto"/>
                <w:right w:val="none" w:sz="0" w:space="0" w:color="auto"/>
              </w:divBdr>
            </w:div>
            <w:div w:id="207647633">
              <w:marLeft w:val="0"/>
              <w:marRight w:val="0"/>
              <w:marTop w:val="0"/>
              <w:marBottom w:val="0"/>
              <w:divBdr>
                <w:top w:val="none" w:sz="0" w:space="0" w:color="auto"/>
                <w:left w:val="none" w:sz="0" w:space="0" w:color="auto"/>
                <w:bottom w:val="none" w:sz="0" w:space="0" w:color="auto"/>
                <w:right w:val="none" w:sz="0" w:space="0" w:color="auto"/>
              </w:divBdr>
            </w:div>
            <w:div w:id="531267580">
              <w:marLeft w:val="0"/>
              <w:marRight w:val="0"/>
              <w:marTop w:val="0"/>
              <w:marBottom w:val="0"/>
              <w:divBdr>
                <w:top w:val="none" w:sz="0" w:space="0" w:color="auto"/>
                <w:left w:val="none" w:sz="0" w:space="0" w:color="auto"/>
                <w:bottom w:val="none" w:sz="0" w:space="0" w:color="auto"/>
                <w:right w:val="none" w:sz="0" w:space="0" w:color="auto"/>
              </w:divBdr>
            </w:div>
            <w:div w:id="337269901">
              <w:marLeft w:val="0"/>
              <w:marRight w:val="0"/>
              <w:marTop w:val="0"/>
              <w:marBottom w:val="0"/>
              <w:divBdr>
                <w:top w:val="none" w:sz="0" w:space="0" w:color="auto"/>
                <w:left w:val="none" w:sz="0" w:space="0" w:color="auto"/>
                <w:bottom w:val="none" w:sz="0" w:space="0" w:color="auto"/>
                <w:right w:val="none" w:sz="0" w:space="0" w:color="auto"/>
              </w:divBdr>
            </w:div>
            <w:div w:id="1063062790">
              <w:marLeft w:val="0"/>
              <w:marRight w:val="0"/>
              <w:marTop w:val="0"/>
              <w:marBottom w:val="0"/>
              <w:divBdr>
                <w:top w:val="none" w:sz="0" w:space="0" w:color="auto"/>
                <w:left w:val="none" w:sz="0" w:space="0" w:color="auto"/>
                <w:bottom w:val="none" w:sz="0" w:space="0" w:color="auto"/>
                <w:right w:val="none" w:sz="0" w:space="0" w:color="auto"/>
              </w:divBdr>
            </w:div>
            <w:div w:id="971520991">
              <w:marLeft w:val="0"/>
              <w:marRight w:val="0"/>
              <w:marTop w:val="0"/>
              <w:marBottom w:val="0"/>
              <w:divBdr>
                <w:top w:val="none" w:sz="0" w:space="0" w:color="auto"/>
                <w:left w:val="none" w:sz="0" w:space="0" w:color="auto"/>
                <w:bottom w:val="none" w:sz="0" w:space="0" w:color="auto"/>
                <w:right w:val="none" w:sz="0" w:space="0" w:color="auto"/>
              </w:divBdr>
            </w:div>
            <w:div w:id="116727321">
              <w:marLeft w:val="0"/>
              <w:marRight w:val="0"/>
              <w:marTop w:val="0"/>
              <w:marBottom w:val="0"/>
              <w:divBdr>
                <w:top w:val="none" w:sz="0" w:space="0" w:color="auto"/>
                <w:left w:val="none" w:sz="0" w:space="0" w:color="auto"/>
                <w:bottom w:val="none" w:sz="0" w:space="0" w:color="auto"/>
                <w:right w:val="none" w:sz="0" w:space="0" w:color="auto"/>
              </w:divBdr>
            </w:div>
            <w:div w:id="819616141">
              <w:marLeft w:val="0"/>
              <w:marRight w:val="0"/>
              <w:marTop w:val="0"/>
              <w:marBottom w:val="0"/>
              <w:divBdr>
                <w:top w:val="none" w:sz="0" w:space="0" w:color="auto"/>
                <w:left w:val="none" w:sz="0" w:space="0" w:color="auto"/>
                <w:bottom w:val="none" w:sz="0" w:space="0" w:color="auto"/>
                <w:right w:val="none" w:sz="0" w:space="0" w:color="auto"/>
              </w:divBdr>
            </w:div>
            <w:div w:id="285359660">
              <w:marLeft w:val="0"/>
              <w:marRight w:val="0"/>
              <w:marTop w:val="0"/>
              <w:marBottom w:val="0"/>
              <w:divBdr>
                <w:top w:val="none" w:sz="0" w:space="0" w:color="auto"/>
                <w:left w:val="none" w:sz="0" w:space="0" w:color="auto"/>
                <w:bottom w:val="none" w:sz="0" w:space="0" w:color="auto"/>
                <w:right w:val="none" w:sz="0" w:space="0" w:color="auto"/>
              </w:divBdr>
            </w:div>
            <w:div w:id="7916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1519">
      <w:bodyDiv w:val="1"/>
      <w:marLeft w:val="0"/>
      <w:marRight w:val="0"/>
      <w:marTop w:val="0"/>
      <w:marBottom w:val="0"/>
      <w:divBdr>
        <w:top w:val="none" w:sz="0" w:space="0" w:color="auto"/>
        <w:left w:val="none" w:sz="0" w:space="0" w:color="auto"/>
        <w:bottom w:val="none" w:sz="0" w:space="0" w:color="auto"/>
        <w:right w:val="none" w:sz="0" w:space="0" w:color="auto"/>
      </w:divBdr>
      <w:divsChild>
        <w:div w:id="1081759490">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460809643">
      <w:bodyDiv w:val="1"/>
      <w:marLeft w:val="0"/>
      <w:marRight w:val="0"/>
      <w:marTop w:val="0"/>
      <w:marBottom w:val="0"/>
      <w:divBdr>
        <w:top w:val="none" w:sz="0" w:space="0" w:color="auto"/>
        <w:left w:val="none" w:sz="0" w:space="0" w:color="auto"/>
        <w:bottom w:val="none" w:sz="0" w:space="0" w:color="auto"/>
        <w:right w:val="none" w:sz="0" w:space="0" w:color="auto"/>
      </w:divBdr>
    </w:div>
    <w:div w:id="538130182">
      <w:bodyDiv w:val="1"/>
      <w:marLeft w:val="0"/>
      <w:marRight w:val="0"/>
      <w:marTop w:val="0"/>
      <w:marBottom w:val="0"/>
      <w:divBdr>
        <w:top w:val="none" w:sz="0" w:space="0" w:color="auto"/>
        <w:left w:val="none" w:sz="0" w:space="0" w:color="auto"/>
        <w:bottom w:val="none" w:sz="0" w:space="0" w:color="auto"/>
        <w:right w:val="none" w:sz="0" w:space="0" w:color="auto"/>
      </w:divBdr>
    </w:div>
    <w:div w:id="544026606">
      <w:bodyDiv w:val="1"/>
      <w:marLeft w:val="0"/>
      <w:marRight w:val="0"/>
      <w:marTop w:val="0"/>
      <w:marBottom w:val="0"/>
      <w:divBdr>
        <w:top w:val="none" w:sz="0" w:space="0" w:color="auto"/>
        <w:left w:val="none" w:sz="0" w:space="0" w:color="auto"/>
        <w:bottom w:val="none" w:sz="0" w:space="0" w:color="auto"/>
        <w:right w:val="none" w:sz="0" w:space="0" w:color="auto"/>
      </w:divBdr>
      <w:divsChild>
        <w:div w:id="642933307">
          <w:marLeft w:val="0"/>
          <w:marRight w:val="0"/>
          <w:marTop w:val="0"/>
          <w:marBottom w:val="0"/>
          <w:divBdr>
            <w:top w:val="none" w:sz="0" w:space="0" w:color="auto"/>
            <w:left w:val="none" w:sz="0" w:space="0" w:color="auto"/>
            <w:bottom w:val="none" w:sz="0" w:space="0" w:color="auto"/>
            <w:right w:val="none" w:sz="0" w:space="0" w:color="auto"/>
          </w:divBdr>
          <w:divsChild>
            <w:div w:id="1816873003">
              <w:marLeft w:val="0"/>
              <w:marRight w:val="0"/>
              <w:marTop w:val="0"/>
              <w:marBottom w:val="0"/>
              <w:divBdr>
                <w:top w:val="none" w:sz="0" w:space="0" w:color="auto"/>
                <w:left w:val="none" w:sz="0" w:space="0" w:color="auto"/>
                <w:bottom w:val="none" w:sz="0" w:space="0" w:color="auto"/>
                <w:right w:val="none" w:sz="0" w:space="0" w:color="auto"/>
              </w:divBdr>
            </w:div>
            <w:div w:id="890923972">
              <w:marLeft w:val="0"/>
              <w:marRight w:val="0"/>
              <w:marTop w:val="0"/>
              <w:marBottom w:val="0"/>
              <w:divBdr>
                <w:top w:val="none" w:sz="0" w:space="0" w:color="auto"/>
                <w:left w:val="none" w:sz="0" w:space="0" w:color="auto"/>
                <w:bottom w:val="none" w:sz="0" w:space="0" w:color="auto"/>
                <w:right w:val="none" w:sz="0" w:space="0" w:color="auto"/>
              </w:divBdr>
            </w:div>
            <w:div w:id="1723672392">
              <w:marLeft w:val="0"/>
              <w:marRight w:val="0"/>
              <w:marTop w:val="0"/>
              <w:marBottom w:val="0"/>
              <w:divBdr>
                <w:top w:val="none" w:sz="0" w:space="0" w:color="auto"/>
                <w:left w:val="none" w:sz="0" w:space="0" w:color="auto"/>
                <w:bottom w:val="none" w:sz="0" w:space="0" w:color="auto"/>
                <w:right w:val="none" w:sz="0" w:space="0" w:color="auto"/>
              </w:divBdr>
            </w:div>
            <w:div w:id="121971708">
              <w:marLeft w:val="0"/>
              <w:marRight w:val="0"/>
              <w:marTop w:val="0"/>
              <w:marBottom w:val="0"/>
              <w:divBdr>
                <w:top w:val="none" w:sz="0" w:space="0" w:color="auto"/>
                <w:left w:val="none" w:sz="0" w:space="0" w:color="auto"/>
                <w:bottom w:val="none" w:sz="0" w:space="0" w:color="auto"/>
                <w:right w:val="none" w:sz="0" w:space="0" w:color="auto"/>
              </w:divBdr>
            </w:div>
            <w:div w:id="2069916621">
              <w:marLeft w:val="0"/>
              <w:marRight w:val="0"/>
              <w:marTop w:val="0"/>
              <w:marBottom w:val="0"/>
              <w:divBdr>
                <w:top w:val="none" w:sz="0" w:space="0" w:color="auto"/>
                <w:left w:val="none" w:sz="0" w:space="0" w:color="auto"/>
                <w:bottom w:val="none" w:sz="0" w:space="0" w:color="auto"/>
                <w:right w:val="none" w:sz="0" w:space="0" w:color="auto"/>
              </w:divBdr>
            </w:div>
            <w:div w:id="1179394190">
              <w:marLeft w:val="0"/>
              <w:marRight w:val="0"/>
              <w:marTop w:val="0"/>
              <w:marBottom w:val="0"/>
              <w:divBdr>
                <w:top w:val="none" w:sz="0" w:space="0" w:color="auto"/>
                <w:left w:val="none" w:sz="0" w:space="0" w:color="auto"/>
                <w:bottom w:val="none" w:sz="0" w:space="0" w:color="auto"/>
                <w:right w:val="none" w:sz="0" w:space="0" w:color="auto"/>
              </w:divBdr>
            </w:div>
            <w:div w:id="70011730">
              <w:marLeft w:val="0"/>
              <w:marRight w:val="0"/>
              <w:marTop w:val="0"/>
              <w:marBottom w:val="0"/>
              <w:divBdr>
                <w:top w:val="none" w:sz="0" w:space="0" w:color="auto"/>
                <w:left w:val="none" w:sz="0" w:space="0" w:color="auto"/>
                <w:bottom w:val="none" w:sz="0" w:space="0" w:color="auto"/>
                <w:right w:val="none" w:sz="0" w:space="0" w:color="auto"/>
              </w:divBdr>
            </w:div>
            <w:div w:id="948241498">
              <w:marLeft w:val="0"/>
              <w:marRight w:val="0"/>
              <w:marTop w:val="0"/>
              <w:marBottom w:val="0"/>
              <w:divBdr>
                <w:top w:val="none" w:sz="0" w:space="0" w:color="auto"/>
                <w:left w:val="none" w:sz="0" w:space="0" w:color="auto"/>
                <w:bottom w:val="none" w:sz="0" w:space="0" w:color="auto"/>
                <w:right w:val="none" w:sz="0" w:space="0" w:color="auto"/>
              </w:divBdr>
            </w:div>
            <w:div w:id="913929248">
              <w:marLeft w:val="0"/>
              <w:marRight w:val="0"/>
              <w:marTop w:val="0"/>
              <w:marBottom w:val="0"/>
              <w:divBdr>
                <w:top w:val="none" w:sz="0" w:space="0" w:color="auto"/>
                <w:left w:val="none" w:sz="0" w:space="0" w:color="auto"/>
                <w:bottom w:val="none" w:sz="0" w:space="0" w:color="auto"/>
                <w:right w:val="none" w:sz="0" w:space="0" w:color="auto"/>
              </w:divBdr>
              <w:divsChild>
                <w:div w:id="1858426368">
                  <w:marLeft w:val="0"/>
                  <w:marRight w:val="0"/>
                  <w:marTop w:val="0"/>
                  <w:marBottom w:val="0"/>
                  <w:divBdr>
                    <w:top w:val="none" w:sz="0" w:space="0" w:color="auto"/>
                    <w:left w:val="none" w:sz="0" w:space="0" w:color="auto"/>
                    <w:bottom w:val="none" w:sz="0" w:space="0" w:color="auto"/>
                    <w:right w:val="none" w:sz="0" w:space="0" w:color="auto"/>
                  </w:divBdr>
                </w:div>
                <w:div w:id="1860462398">
                  <w:marLeft w:val="0"/>
                  <w:marRight w:val="0"/>
                  <w:marTop w:val="0"/>
                  <w:marBottom w:val="0"/>
                  <w:divBdr>
                    <w:top w:val="none" w:sz="0" w:space="0" w:color="auto"/>
                    <w:left w:val="none" w:sz="0" w:space="0" w:color="auto"/>
                    <w:bottom w:val="none" w:sz="0" w:space="0" w:color="auto"/>
                    <w:right w:val="none" w:sz="0" w:space="0" w:color="auto"/>
                  </w:divBdr>
                </w:div>
                <w:div w:id="1752115085">
                  <w:marLeft w:val="0"/>
                  <w:marRight w:val="0"/>
                  <w:marTop w:val="0"/>
                  <w:marBottom w:val="0"/>
                  <w:divBdr>
                    <w:top w:val="none" w:sz="0" w:space="0" w:color="auto"/>
                    <w:left w:val="none" w:sz="0" w:space="0" w:color="auto"/>
                    <w:bottom w:val="none" w:sz="0" w:space="0" w:color="auto"/>
                    <w:right w:val="none" w:sz="0" w:space="0" w:color="auto"/>
                  </w:divBdr>
                </w:div>
                <w:div w:id="1858619815">
                  <w:marLeft w:val="0"/>
                  <w:marRight w:val="0"/>
                  <w:marTop w:val="0"/>
                  <w:marBottom w:val="0"/>
                  <w:divBdr>
                    <w:top w:val="none" w:sz="0" w:space="0" w:color="auto"/>
                    <w:left w:val="none" w:sz="0" w:space="0" w:color="auto"/>
                    <w:bottom w:val="none" w:sz="0" w:space="0" w:color="auto"/>
                    <w:right w:val="none" w:sz="0" w:space="0" w:color="auto"/>
                  </w:divBdr>
                </w:div>
                <w:div w:id="406923136">
                  <w:marLeft w:val="0"/>
                  <w:marRight w:val="0"/>
                  <w:marTop w:val="0"/>
                  <w:marBottom w:val="0"/>
                  <w:divBdr>
                    <w:top w:val="none" w:sz="0" w:space="0" w:color="auto"/>
                    <w:left w:val="none" w:sz="0" w:space="0" w:color="auto"/>
                    <w:bottom w:val="none" w:sz="0" w:space="0" w:color="auto"/>
                    <w:right w:val="none" w:sz="0" w:space="0" w:color="auto"/>
                  </w:divBdr>
                </w:div>
                <w:div w:id="1920671826">
                  <w:marLeft w:val="0"/>
                  <w:marRight w:val="0"/>
                  <w:marTop w:val="0"/>
                  <w:marBottom w:val="0"/>
                  <w:divBdr>
                    <w:top w:val="none" w:sz="0" w:space="0" w:color="auto"/>
                    <w:left w:val="none" w:sz="0" w:space="0" w:color="auto"/>
                    <w:bottom w:val="none" w:sz="0" w:space="0" w:color="auto"/>
                    <w:right w:val="none" w:sz="0" w:space="0" w:color="auto"/>
                  </w:divBdr>
                </w:div>
                <w:div w:id="167714842">
                  <w:marLeft w:val="0"/>
                  <w:marRight w:val="0"/>
                  <w:marTop w:val="0"/>
                  <w:marBottom w:val="0"/>
                  <w:divBdr>
                    <w:top w:val="none" w:sz="0" w:space="0" w:color="auto"/>
                    <w:left w:val="none" w:sz="0" w:space="0" w:color="auto"/>
                    <w:bottom w:val="none" w:sz="0" w:space="0" w:color="auto"/>
                    <w:right w:val="none" w:sz="0" w:space="0" w:color="auto"/>
                  </w:divBdr>
                </w:div>
                <w:div w:id="1433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971281">
      <w:bodyDiv w:val="1"/>
      <w:marLeft w:val="0"/>
      <w:marRight w:val="0"/>
      <w:marTop w:val="0"/>
      <w:marBottom w:val="0"/>
      <w:divBdr>
        <w:top w:val="none" w:sz="0" w:space="0" w:color="auto"/>
        <w:left w:val="none" w:sz="0" w:space="0" w:color="auto"/>
        <w:bottom w:val="none" w:sz="0" w:space="0" w:color="auto"/>
        <w:right w:val="none" w:sz="0" w:space="0" w:color="auto"/>
      </w:divBdr>
    </w:div>
    <w:div w:id="572391597">
      <w:bodyDiv w:val="1"/>
      <w:marLeft w:val="0"/>
      <w:marRight w:val="0"/>
      <w:marTop w:val="0"/>
      <w:marBottom w:val="0"/>
      <w:divBdr>
        <w:top w:val="none" w:sz="0" w:space="0" w:color="auto"/>
        <w:left w:val="none" w:sz="0" w:space="0" w:color="auto"/>
        <w:bottom w:val="none" w:sz="0" w:space="0" w:color="auto"/>
        <w:right w:val="none" w:sz="0" w:space="0" w:color="auto"/>
      </w:divBdr>
      <w:divsChild>
        <w:div w:id="1594973962">
          <w:marLeft w:val="0"/>
          <w:marRight w:val="0"/>
          <w:marTop w:val="0"/>
          <w:marBottom w:val="0"/>
          <w:divBdr>
            <w:top w:val="none" w:sz="0" w:space="0" w:color="auto"/>
            <w:left w:val="none" w:sz="0" w:space="0" w:color="auto"/>
            <w:bottom w:val="none" w:sz="0" w:space="0" w:color="auto"/>
            <w:right w:val="none" w:sz="0" w:space="0" w:color="auto"/>
          </w:divBdr>
          <w:divsChild>
            <w:div w:id="1979338818">
              <w:marLeft w:val="0"/>
              <w:marRight w:val="0"/>
              <w:marTop w:val="0"/>
              <w:marBottom w:val="0"/>
              <w:divBdr>
                <w:top w:val="none" w:sz="0" w:space="0" w:color="auto"/>
                <w:left w:val="none" w:sz="0" w:space="0" w:color="auto"/>
                <w:bottom w:val="none" w:sz="0" w:space="0" w:color="auto"/>
                <w:right w:val="none" w:sz="0" w:space="0" w:color="auto"/>
              </w:divBdr>
            </w:div>
            <w:div w:id="348601936">
              <w:marLeft w:val="0"/>
              <w:marRight w:val="0"/>
              <w:marTop w:val="0"/>
              <w:marBottom w:val="0"/>
              <w:divBdr>
                <w:top w:val="none" w:sz="0" w:space="0" w:color="auto"/>
                <w:left w:val="none" w:sz="0" w:space="0" w:color="auto"/>
                <w:bottom w:val="none" w:sz="0" w:space="0" w:color="auto"/>
                <w:right w:val="none" w:sz="0" w:space="0" w:color="auto"/>
              </w:divBdr>
            </w:div>
            <w:div w:id="417870066">
              <w:marLeft w:val="0"/>
              <w:marRight w:val="0"/>
              <w:marTop w:val="0"/>
              <w:marBottom w:val="0"/>
              <w:divBdr>
                <w:top w:val="none" w:sz="0" w:space="0" w:color="auto"/>
                <w:left w:val="none" w:sz="0" w:space="0" w:color="auto"/>
                <w:bottom w:val="none" w:sz="0" w:space="0" w:color="auto"/>
                <w:right w:val="none" w:sz="0" w:space="0" w:color="auto"/>
              </w:divBdr>
            </w:div>
            <w:div w:id="9787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9305">
      <w:bodyDiv w:val="1"/>
      <w:marLeft w:val="0"/>
      <w:marRight w:val="0"/>
      <w:marTop w:val="0"/>
      <w:marBottom w:val="0"/>
      <w:divBdr>
        <w:top w:val="none" w:sz="0" w:space="0" w:color="auto"/>
        <w:left w:val="none" w:sz="0" w:space="0" w:color="auto"/>
        <w:bottom w:val="none" w:sz="0" w:space="0" w:color="auto"/>
        <w:right w:val="none" w:sz="0" w:space="0" w:color="auto"/>
      </w:divBdr>
    </w:div>
    <w:div w:id="643391346">
      <w:bodyDiv w:val="1"/>
      <w:marLeft w:val="0"/>
      <w:marRight w:val="0"/>
      <w:marTop w:val="0"/>
      <w:marBottom w:val="0"/>
      <w:divBdr>
        <w:top w:val="none" w:sz="0" w:space="0" w:color="auto"/>
        <w:left w:val="none" w:sz="0" w:space="0" w:color="auto"/>
        <w:bottom w:val="none" w:sz="0" w:space="0" w:color="auto"/>
        <w:right w:val="none" w:sz="0" w:space="0" w:color="auto"/>
      </w:divBdr>
    </w:div>
    <w:div w:id="662973431">
      <w:bodyDiv w:val="1"/>
      <w:marLeft w:val="0"/>
      <w:marRight w:val="0"/>
      <w:marTop w:val="0"/>
      <w:marBottom w:val="0"/>
      <w:divBdr>
        <w:top w:val="none" w:sz="0" w:space="0" w:color="auto"/>
        <w:left w:val="none" w:sz="0" w:space="0" w:color="auto"/>
        <w:bottom w:val="none" w:sz="0" w:space="0" w:color="auto"/>
        <w:right w:val="none" w:sz="0" w:space="0" w:color="auto"/>
      </w:divBdr>
    </w:div>
    <w:div w:id="684092314">
      <w:bodyDiv w:val="1"/>
      <w:marLeft w:val="0"/>
      <w:marRight w:val="0"/>
      <w:marTop w:val="0"/>
      <w:marBottom w:val="0"/>
      <w:divBdr>
        <w:top w:val="none" w:sz="0" w:space="0" w:color="auto"/>
        <w:left w:val="none" w:sz="0" w:space="0" w:color="auto"/>
        <w:bottom w:val="none" w:sz="0" w:space="0" w:color="auto"/>
        <w:right w:val="none" w:sz="0" w:space="0" w:color="auto"/>
      </w:divBdr>
    </w:div>
    <w:div w:id="705057053">
      <w:bodyDiv w:val="1"/>
      <w:marLeft w:val="0"/>
      <w:marRight w:val="0"/>
      <w:marTop w:val="0"/>
      <w:marBottom w:val="0"/>
      <w:divBdr>
        <w:top w:val="none" w:sz="0" w:space="0" w:color="auto"/>
        <w:left w:val="none" w:sz="0" w:space="0" w:color="auto"/>
        <w:bottom w:val="none" w:sz="0" w:space="0" w:color="auto"/>
        <w:right w:val="none" w:sz="0" w:space="0" w:color="auto"/>
      </w:divBdr>
    </w:div>
    <w:div w:id="721949823">
      <w:bodyDiv w:val="1"/>
      <w:marLeft w:val="0"/>
      <w:marRight w:val="0"/>
      <w:marTop w:val="0"/>
      <w:marBottom w:val="0"/>
      <w:divBdr>
        <w:top w:val="none" w:sz="0" w:space="0" w:color="auto"/>
        <w:left w:val="none" w:sz="0" w:space="0" w:color="auto"/>
        <w:bottom w:val="none" w:sz="0" w:space="0" w:color="auto"/>
        <w:right w:val="none" w:sz="0" w:space="0" w:color="auto"/>
      </w:divBdr>
      <w:divsChild>
        <w:div w:id="236331715">
          <w:marLeft w:val="0"/>
          <w:marRight w:val="0"/>
          <w:marTop w:val="0"/>
          <w:marBottom w:val="0"/>
          <w:divBdr>
            <w:top w:val="none" w:sz="0" w:space="0" w:color="auto"/>
            <w:left w:val="none" w:sz="0" w:space="0" w:color="auto"/>
            <w:bottom w:val="none" w:sz="0" w:space="0" w:color="auto"/>
            <w:right w:val="none" w:sz="0" w:space="0" w:color="auto"/>
          </w:divBdr>
          <w:divsChild>
            <w:div w:id="814685822">
              <w:marLeft w:val="0"/>
              <w:marRight w:val="0"/>
              <w:marTop w:val="0"/>
              <w:marBottom w:val="0"/>
              <w:divBdr>
                <w:top w:val="none" w:sz="0" w:space="0" w:color="auto"/>
                <w:left w:val="none" w:sz="0" w:space="0" w:color="auto"/>
                <w:bottom w:val="none" w:sz="0" w:space="0" w:color="auto"/>
                <w:right w:val="none" w:sz="0" w:space="0" w:color="auto"/>
              </w:divBdr>
            </w:div>
            <w:div w:id="1806241814">
              <w:marLeft w:val="0"/>
              <w:marRight w:val="0"/>
              <w:marTop w:val="0"/>
              <w:marBottom w:val="0"/>
              <w:divBdr>
                <w:top w:val="none" w:sz="0" w:space="0" w:color="auto"/>
                <w:left w:val="none" w:sz="0" w:space="0" w:color="auto"/>
                <w:bottom w:val="none" w:sz="0" w:space="0" w:color="auto"/>
                <w:right w:val="none" w:sz="0" w:space="0" w:color="auto"/>
              </w:divBdr>
            </w:div>
            <w:div w:id="384958842">
              <w:marLeft w:val="0"/>
              <w:marRight w:val="0"/>
              <w:marTop w:val="0"/>
              <w:marBottom w:val="0"/>
              <w:divBdr>
                <w:top w:val="none" w:sz="0" w:space="0" w:color="auto"/>
                <w:left w:val="none" w:sz="0" w:space="0" w:color="auto"/>
                <w:bottom w:val="none" w:sz="0" w:space="0" w:color="auto"/>
                <w:right w:val="none" w:sz="0" w:space="0" w:color="auto"/>
              </w:divBdr>
            </w:div>
            <w:div w:id="1063021105">
              <w:marLeft w:val="0"/>
              <w:marRight w:val="0"/>
              <w:marTop w:val="0"/>
              <w:marBottom w:val="0"/>
              <w:divBdr>
                <w:top w:val="none" w:sz="0" w:space="0" w:color="auto"/>
                <w:left w:val="none" w:sz="0" w:space="0" w:color="auto"/>
                <w:bottom w:val="none" w:sz="0" w:space="0" w:color="auto"/>
                <w:right w:val="none" w:sz="0" w:space="0" w:color="auto"/>
              </w:divBdr>
            </w:div>
            <w:div w:id="27681860">
              <w:marLeft w:val="0"/>
              <w:marRight w:val="0"/>
              <w:marTop w:val="0"/>
              <w:marBottom w:val="0"/>
              <w:divBdr>
                <w:top w:val="none" w:sz="0" w:space="0" w:color="auto"/>
                <w:left w:val="none" w:sz="0" w:space="0" w:color="auto"/>
                <w:bottom w:val="none" w:sz="0" w:space="0" w:color="auto"/>
                <w:right w:val="none" w:sz="0" w:space="0" w:color="auto"/>
              </w:divBdr>
            </w:div>
            <w:div w:id="913244926">
              <w:marLeft w:val="0"/>
              <w:marRight w:val="0"/>
              <w:marTop w:val="0"/>
              <w:marBottom w:val="0"/>
              <w:divBdr>
                <w:top w:val="none" w:sz="0" w:space="0" w:color="auto"/>
                <w:left w:val="none" w:sz="0" w:space="0" w:color="auto"/>
                <w:bottom w:val="none" w:sz="0" w:space="0" w:color="auto"/>
                <w:right w:val="none" w:sz="0" w:space="0" w:color="auto"/>
              </w:divBdr>
            </w:div>
            <w:div w:id="1295408307">
              <w:marLeft w:val="0"/>
              <w:marRight w:val="0"/>
              <w:marTop w:val="0"/>
              <w:marBottom w:val="0"/>
              <w:divBdr>
                <w:top w:val="none" w:sz="0" w:space="0" w:color="auto"/>
                <w:left w:val="none" w:sz="0" w:space="0" w:color="auto"/>
                <w:bottom w:val="none" w:sz="0" w:space="0" w:color="auto"/>
                <w:right w:val="none" w:sz="0" w:space="0" w:color="auto"/>
              </w:divBdr>
            </w:div>
            <w:div w:id="1334913438">
              <w:marLeft w:val="0"/>
              <w:marRight w:val="0"/>
              <w:marTop w:val="0"/>
              <w:marBottom w:val="0"/>
              <w:divBdr>
                <w:top w:val="none" w:sz="0" w:space="0" w:color="auto"/>
                <w:left w:val="none" w:sz="0" w:space="0" w:color="auto"/>
                <w:bottom w:val="none" w:sz="0" w:space="0" w:color="auto"/>
                <w:right w:val="none" w:sz="0" w:space="0" w:color="auto"/>
              </w:divBdr>
            </w:div>
            <w:div w:id="705526609">
              <w:marLeft w:val="0"/>
              <w:marRight w:val="0"/>
              <w:marTop w:val="0"/>
              <w:marBottom w:val="0"/>
              <w:divBdr>
                <w:top w:val="none" w:sz="0" w:space="0" w:color="auto"/>
                <w:left w:val="none" w:sz="0" w:space="0" w:color="auto"/>
                <w:bottom w:val="none" w:sz="0" w:space="0" w:color="auto"/>
                <w:right w:val="none" w:sz="0" w:space="0" w:color="auto"/>
              </w:divBdr>
            </w:div>
            <w:div w:id="1929775409">
              <w:marLeft w:val="0"/>
              <w:marRight w:val="0"/>
              <w:marTop w:val="0"/>
              <w:marBottom w:val="0"/>
              <w:divBdr>
                <w:top w:val="none" w:sz="0" w:space="0" w:color="auto"/>
                <w:left w:val="none" w:sz="0" w:space="0" w:color="auto"/>
                <w:bottom w:val="none" w:sz="0" w:space="0" w:color="auto"/>
                <w:right w:val="none" w:sz="0" w:space="0" w:color="auto"/>
              </w:divBdr>
            </w:div>
            <w:div w:id="552469971">
              <w:marLeft w:val="0"/>
              <w:marRight w:val="0"/>
              <w:marTop w:val="0"/>
              <w:marBottom w:val="0"/>
              <w:divBdr>
                <w:top w:val="none" w:sz="0" w:space="0" w:color="auto"/>
                <w:left w:val="none" w:sz="0" w:space="0" w:color="auto"/>
                <w:bottom w:val="none" w:sz="0" w:space="0" w:color="auto"/>
                <w:right w:val="none" w:sz="0" w:space="0" w:color="auto"/>
              </w:divBdr>
            </w:div>
            <w:div w:id="1876305578">
              <w:marLeft w:val="0"/>
              <w:marRight w:val="0"/>
              <w:marTop w:val="0"/>
              <w:marBottom w:val="0"/>
              <w:divBdr>
                <w:top w:val="none" w:sz="0" w:space="0" w:color="auto"/>
                <w:left w:val="none" w:sz="0" w:space="0" w:color="auto"/>
                <w:bottom w:val="none" w:sz="0" w:space="0" w:color="auto"/>
                <w:right w:val="none" w:sz="0" w:space="0" w:color="auto"/>
              </w:divBdr>
            </w:div>
            <w:div w:id="1663972305">
              <w:marLeft w:val="0"/>
              <w:marRight w:val="0"/>
              <w:marTop w:val="0"/>
              <w:marBottom w:val="0"/>
              <w:divBdr>
                <w:top w:val="none" w:sz="0" w:space="0" w:color="auto"/>
                <w:left w:val="none" w:sz="0" w:space="0" w:color="auto"/>
                <w:bottom w:val="none" w:sz="0" w:space="0" w:color="auto"/>
                <w:right w:val="none" w:sz="0" w:space="0" w:color="auto"/>
              </w:divBdr>
            </w:div>
            <w:div w:id="53359467">
              <w:marLeft w:val="0"/>
              <w:marRight w:val="0"/>
              <w:marTop w:val="0"/>
              <w:marBottom w:val="0"/>
              <w:divBdr>
                <w:top w:val="none" w:sz="0" w:space="0" w:color="auto"/>
                <w:left w:val="none" w:sz="0" w:space="0" w:color="auto"/>
                <w:bottom w:val="none" w:sz="0" w:space="0" w:color="auto"/>
                <w:right w:val="none" w:sz="0" w:space="0" w:color="auto"/>
              </w:divBdr>
            </w:div>
            <w:div w:id="719979664">
              <w:marLeft w:val="0"/>
              <w:marRight w:val="0"/>
              <w:marTop w:val="0"/>
              <w:marBottom w:val="0"/>
              <w:divBdr>
                <w:top w:val="none" w:sz="0" w:space="0" w:color="auto"/>
                <w:left w:val="none" w:sz="0" w:space="0" w:color="auto"/>
                <w:bottom w:val="none" w:sz="0" w:space="0" w:color="auto"/>
                <w:right w:val="none" w:sz="0" w:space="0" w:color="auto"/>
              </w:divBdr>
            </w:div>
            <w:div w:id="41297365">
              <w:marLeft w:val="0"/>
              <w:marRight w:val="0"/>
              <w:marTop w:val="0"/>
              <w:marBottom w:val="0"/>
              <w:divBdr>
                <w:top w:val="none" w:sz="0" w:space="0" w:color="auto"/>
                <w:left w:val="none" w:sz="0" w:space="0" w:color="auto"/>
                <w:bottom w:val="none" w:sz="0" w:space="0" w:color="auto"/>
                <w:right w:val="none" w:sz="0" w:space="0" w:color="auto"/>
              </w:divBdr>
            </w:div>
            <w:div w:id="2016881162">
              <w:marLeft w:val="0"/>
              <w:marRight w:val="0"/>
              <w:marTop w:val="0"/>
              <w:marBottom w:val="0"/>
              <w:divBdr>
                <w:top w:val="none" w:sz="0" w:space="0" w:color="auto"/>
                <w:left w:val="none" w:sz="0" w:space="0" w:color="auto"/>
                <w:bottom w:val="none" w:sz="0" w:space="0" w:color="auto"/>
                <w:right w:val="none" w:sz="0" w:space="0" w:color="auto"/>
              </w:divBdr>
            </w:div>
            <w:div w:id="1450586576">
              <w:marLeft w:val="0"/>
              <w:marRight w:val="0"/>
              <w:marTop w:val="0"/>
              <w:marBottom w:val="0"/>
              <w:divBdr>
                <w:top w:val="none" w:sz="0" w:space="0" w:color="auto"/>
                <w:left w:val="none" w:sz="0" w:space="0" w:color="auto"/>
                <w:bottom w:val="none" w:sz="0" w:space="0" w:color="auto"/>
                <w:right w:val="none" w:sz="0" w:space="0" w:color="auto"/>
              </w:divBdr>
            </w:div>
            <w:div w:id="160781900">
              <w:marLeft w:val="0"/>
              <w:marRight w:val="0"/>
              <w:marTop w:val="0"/>
              <w:marBottom w:val="0"/>
              <w:divBdr>
                <w:top w:val="none" w:sz="0" w:space="0" w:color="auto"/>
                <w:left w:val="none" w:sz="0" w:space="0" w:color="auto"/>
                <w:bottom w:val="none" w:sz="0" w:space="0" w:color="auto"/>
                <w:right w:val="none" w:sz="0" w:space="0" w:color="auto"/>
              </w:divBdr>
            </w:div>
            <w:div w:id="814225951">
              <w:marLeft w:val="0"/>
              <w:marRight w:val="0"/>
              <w:marTop w:val="0"/>
              <w:marBottom w:val="0"/>
              <w:divBdr>
                <w:top w:val="none" w:sz="0" w:space="0" w:color="auto"/>
                <w:left w:val="none" w:sz="0" w:space="0" w:color="auto"/>
                <w:bottom w:val="none" w:sz="0" w:space="0" w:color="auto"/>
                <w:right w:val="none" w:sz="0" w:space="0" w:color="auto"/>
              </w:divBdr>
            </w:div>
            <w:div w:id="698550724">
              <w:marLeft w:val="0"/>
              <w:marRight w:val="0"/>
              <w:marTop w:val="0"/>
              <w:marBottom w:val="0"/>
              <w:divBdr>
                <w:top w:val="none" w:sz="0" w:space="0" w:color="auto"/>
                <w:left w:val="none" w:sz="0" w:space="0" w:color="auto"/>
                <w:bottom w:val="none" w:sz="0" w:space="0" w:color="auto"/>
                <w:right w:val="none" w:sz="0" w:space="0" w:color="auto"/>
              </w:divBdr>
            </w:div>
            <w:div w:id="749889683">
              <w:marLeft w:val="0"/>
              <w:marRight w:val="0"/>
              <w:marTop w:val="0"/>
              <w:marBottom w:val="0"/>
              <w:divBdr>
                <w:top w:val="none" w:sz="0" w:space="0" w:color="auto"/>
                <w:left w:val="none" w:sz="0" w:space="0" w:color="auto"/>
                <w:bottom w:val="none" w:sz="0" w:space="0" w:color="auto"/>
                <w:right w:val="none" w:sz="0" w:space="0" w:color="auto"/>
              </w:divBdr>
            </w:div>
            <w:div w:id="62140330">
              <w:marLeft w:val="0"/>
              <w:marRight w:val="0"/>
              <w:marTop w:val="0"/>
              <w:marBottom w:val="0"/>
              <w:divBdr>
                <w:top w:val="none" w:sz="0" w:space="0" w:color="auto"/>
                <w:left w:val="none" w:sz="0" w:space="0" w:color="auto"/>
                <w:bottom w:val="none" w:sz="0" w:space="0" w:color="auto"/>
                <w:right w:val="none" w:sz="0" w:space="0" w:color="auto"/>
              </w:divBdr>
            </w:div>
            <w:div w:id="564341316">
              <w:marLeft w:val="0"/>
              <w:marRight w:val="0"/>
              <w:marTop w:val="0"/>
              <w:marBottom w:val="0"/>
              <w:divBdr>
                <w:top w:val="none" w:sz="0" w:space="0" w:color="auto"/>
                <w:left w:val="none" w:sz="0" w:space="0" w:color="auto"/>
                <w:bottom w:val="none" w:sz="0" w:space="0" w:color="auto"/>
                <w:right w:val="none" w:sz="0" w:space="0" w:color="auto"/>
              </w:divBdr>
            </w:div>
            <w:div w:id="244148302">
              <w:marLeft w:val="0"/>
              <w:marRight w:val="0"/>
              <w:marTop w:val="0"/>
              <w:marBottom w:val="0"/>
              <w:divBdr>
                <w:top w:val="none" w:sz="0" w:space="0" w:color="auto"/>
                <w:left w:val="none" w:sz="0" w:space="0" w:color="auto"/>
                <w:bottom w:val="none" w:sz="0" w:space="0" w:color="auto"/>
                <w:right w:val="none" w:sz="0" w:space="0" w:color="auto"/>
              </w:divBdr>
            </w:div>
            <w:div w:id="498083565">
              <w:marLeft w:val="0"/>
              <w:marRight w:val="0"/>
              <w:marTop w:val="0"/>
              <w:marBottom w:val="0"/>
              <w:divBdr>
                <w:top w:val="none" w:sz="0" w:space="0" w:color="auto"/>
                <w:left w:val="none" w:sz="0" w:space="0" w:color="auto"/>
                <w:bottom w:val="none" w:sz="0" w:space="0" w:color="auto"/>
                <w:right w:val="none" w:sz="0" w:space="0" w:color="auto"/>
              </w:divBdr>
            </w:div>
            <w:div w:id="1889950819">
              <w:marLeft w:val="0"/>
              <w:marRight w:val="0"/>
              <w:marTop w:val="0"/>
              <w:marBottom w:val="0"/>
              <w:divBdr>
                <w:top w:val="none" w:sz="0" w:space="0" w:color="auto"/>
                <w:left w:val="none" w:sz="0" w:space="0" w:color="auto"/>
                <w:bottom w:val="none" w:sz="0" w:space="0" w:color="auto"/>
                <w:right w:val="none" w:sz="0" w:space="0" w:color="auto"/>
              </w:divBdr>
            </w:div>
            <w:div w:id="1666743279">
              <w:marLeft w:val="0"/>
              <w:marRight w:val="0"/>
              <w:marTop w:val="0"/>
              <w:marBottom w:val="0"/>
              <w:divBdr>
                <w:top w:val="none" w:sz="0" w:space="0" w:color="auto"/>
                <w:left w:val="none" w:sz="0" w:space="0" w:color="auto"/>
                <w:bottom w:val="none" w:sz="0" w:space="0" w:color="auto"/>
                <w:right w:val="none" w:sz="0" w:space="0" w:color="auto"/>
              </w:divBdr>
            </w:div>
            <w:div w:id="1026714603">
              <w:marLeft w:val="0"/>
              <w:marRight w:val="0"/>
              <w:marTop w:val="0"/>
              <w:marBottom w:val="0"/>
              <w:divBdr>
                <w:top w:val="none" w:sz="0" w:space="0" w:color="auto"/>
                <w:left w:val="none" w:sz="0" w:space="0" w:color="auto"/>
                <w:bottom w:val="none" w:sz="0" w:space="0" w:color="auto"/>
                <w:right w:val="none" w:sz="0" w:space="0" w:color="auto"/>
              </w:divBdr>
            </w:div>
            <w:div w:id="759646874">
              <w:marLeft w:val="0"/>
              <w:marRight w:val="0"/>
              <w:marTop w:val="0"/>
              <w:marBottom w:val="0"/>
              <w:divBdr>
                <w:top w:val="none" w:sz="0" w:space="0" w:color="auto"/>
                <w:left w:val="none" w:sz="0" w:space="0" w:color="auto"/>
                <w:bottom w:val="none" w:sz="0" w:space="0" w:color="auto"/>
                <w:right w:val="none" w:sz="0" w:space="0" w:color="auto"/>
              </w:divBdr>
            </w:div>
            <w:div w:id="597375514">
              <w:marLeft w:val="0"/>
              <w:marRight w:val="0"/>
              <w:marTop w:val="0"/>
              <w:marBottom w:val="0"/>
              <w:divBdr>
                <w:top w:val="none" w:sz="0" w:space="0" w:color="auto"/>
                <w:left w:val="none" w:sz="0" w:space="0" w:color="auto"/>
                <w:bottom w:val="none" w:sz="0" w:space="0" w:color="auto"/>
                <w:right w:val="none" w:sz="0" w:space="0" w:color="auto"/>
              </w:divBdr>
            </w:div>
            <w:div w:id="13119656">
              <w:marLeft w:val="0"/>
              <w:marRight w:val="0"/>
              <w:marTop w:val="0"/>
              <w:marBottom w:val="0"/>
              <w:divBdr>
                <w:top w:val="none" w:sz="0" w:space="0" w:color="auto"/>
                <w:left w:val="none" w:sz="0" w:space="0" w:color="auto"/>
                <w:bottom w:val="none" w:sz="0" w:space="0" w:color="auto"/>
                <w:right w:val="none" w:sz="0" w:space="0" w:color="auto"/>
              </w:divBdr>
            </w:div>
            <w:div w:id="988629364">
              <w:marLeft w:val="0"/>
              <w:marRight w:val="0"/>
              <w:marTop w:val="0"/>
              <w:marBottom w:val="0"/>
              <w:divBdr>
                <w:top w:val="none" w:sz="0" w:space="0" w:color="auto"/>
                <w:left w:val="none" w:sz="0" w:space="0" w:color="auto"/>
                <w:bottom w:val="none" w:sz="0" w:space="0" w:color="auto"/>
                <w:right w:val="none" w:sz="0" w:space="0" w:color="auto"/>
              </w:divBdr>
            </w:div>
            <w:div w:id="142744317">
              <w:marLeft w:val="0"/>
              <w:marRight w:val="0"/>
              <w:marTop w:val="0"/>
              <w:marBottom w:val="0"/>
              <w:divBdr>
                <w:top w:val="none" w:sz="0" w:space="0" w:color="auto"/>
                <w:left w:val="none" w:sz="0" w:space="0" w:color="auto"/>
                <w:bottom w:val="none" w:sz="0" w:space="0" w:color="auto"/>
                <w:right w:val="none" w:sz="0" w:space="0" w:color="auto"/>
              </w:divBdr>
            </w:div>
            <w:div w:id="1842429422">
              <w:marLeft w:val="0"/>
              <w:marRight w:val="0"/>
              <w:marTop w:val="0"/>
              <w:marBottom w:val="0"/>
              <w:divBdr>
                <w:top w:val="none" w:sz="0" w:space="0" w:color="auto"/>
                <w:left w:val="none" w:sz="0" w:space="0" w:color="auto"/>
                <w:bottom w:val="none" w:sz="0" w:space="0" w:color="auto"/>
                <w:right w:val="none" w:sz="0" w:space="0" w:color="auto"/>
              </w:divBdr>
            </w:div>
            <w:div w:id="1709600143">
              <w:marLeft w:val="0"/>
              <w:marRight w:val="0"/>
              <w:marTop w:val="0"/>
              <w:marBottom w:val="0"/>
              <w:divBdr>
                <w:top w:val="none" w:sz="0" w:space="0" w:color="auto"/>
                <w:left w:val="none" w:sz="0" w:space="0" w:color="auto"/>
                <w:bottom w:val="none" w:sz="0" w:space="0" w:color="auto"/>
                <w:right w:val="none" w:sz="0" w:space="0" w:color="auto"/>
              </w:divBdr>
            </w:div>
            <w:div w:id="760226449">
              <w:marLeft w:val="0"/>
              <w:marRight w:val="0"/>
              <w:marTop w:val="0"/>
              <w:marBottom w:val="0"/>
              <w:divBdr>
                <w:top w:val="none" w:sz="0" w:space="0" w:color="auto"/>
                <w:left w:val="none" w:sz="0" w:space="0" w:color="auto"/>
                <w:bottom w:val="none" w:sz="0" w:space="0" w:color="auto"/>
                <w:right w:val="none" w:sz="0" w:space="0" w:color="auto"/>
              </w:divBdr>
            </w:div>
            <w:div w:id="41833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6070">
      <w:bodyDiv w:val="1"/>
      <w:marLeft w:val="0"/>
      <w:marRight w:val="0"/>
      <w:marTop w:val="0"/>
      <w:marBottom w:val="0"/>
      <w:divBdr>
        <w:top w:val="none" w:sz="0" w:space="0" w:color="auto"/>
        <w:left w:val="none" w:sz="0" w:space="0" w:color="auto"/>
        <w:bottom w:val="none" w:sz="0" w:space="0" w:color="auto"/>
        <w:right w:val="none" w:sz="0" w:space="0" w:color="auto"/>
      </w:divBdr>
    </w:div>
    <w:div w:id="730545981">
      <w:bodyDiv w:val="1"/>
      <w:marLeft w:val="0"/>
      <w:marRight w:val="0"/>
      <w:marTop w:val="0"/>
      <w:marBottom w:val="0"/>
      <w:divBdr>
        <w:top w:val="none" w:sz="0" w:space="0" w:color="auto"/>
        <w:left w:val="none" w:sz="0" w:space="0" w:color="auto"/>
        <w:bottom w:val="none" w:sz="0" w:space="0" w:color="auto"/>
        <w:right w:val="none" w:sz="0" w:space="0" w:color="auto"/>
      </w:divBdr>
    </w:div>
    <w:div w:id="754321554">
      <w:bodyDiv w:val="1"/>
      <w:marLeft w:val="0"/>
      <w:marRight w:val="0"/>
      <w:marTop w:val="0"/>
      <w:marBottom w:val="0"/>
      <w:divBdr>
        <w:top w:val="none" w:sz="0" w:space="0" w:color="auto"/>
        <w:left w:val="none" w:sz="0" w:space="0" w:color="auto"/>
        <w:bottom w:val="none" w:sz="0" w:space="0" w:color="auto"/>
        <w:right w:val="none" w:sz="0" w:space="0" w:color="auto"/>
      </w:divBdr>
    </w:div>
    <w:div w:id="764615897">
      <w:bodyDiv w:val="1"/>
      <w:marLeft w:val="0"/>
      <w:marRight w:val="0"/>
      <w:marTop w:val="0"/>
      <w:marBottom w:val="0"/>
      <w:divBdr>
        <w:top w:val="none" w:sz="0" w:space="0" w:color="auto"/>
        <w:left w:val="none" w:sz="0" w:space="0" w:color="auto"/>
        <w:bottom w:val="none" w:sz="0" w:space="0" w:color="auto"/>
        <w:right w:val="none" w:sz="0" w:space="0" w:color="auto"/>
      </w:divBdr>
    </w:div>
    <w:div w:id="769356258">
      <w:bodyDiv w:val="1"/>
      <w:marLeft w:val="0"/>
      <w:marRight w:val="0"/>
      <w:marTop w:val="0"/>
      <w:marBottom w:val="0"/>
      <w:divBdr>
        <w:top w:val="none" w:sz="0" w:space="0" w:color="auto"/>
        <w:left w:val="none" w:sz="0" w:space="0" w:color="auto"/>
        <w:bottom w:val="none" w:sz="0" w:space="0" w:color="auto"/>
        <w:right w:val="none" w:sz="0" w:space="0" w:color="auto"/>
      </w:divBdr>
    </w:div>
    <w:div w:id="770517751">
      <w:bodyDiv w:val="1"/>
      <w:marLeft w:val="0"/>
      <w:marRight w:val="0"/>
      <w:marTop w:val="0"/>
      <w:marBottom w:val="0"/>
      <w:divBdr>
        <w:top w:val="none" w:sz="0" w:space="0" w:color="auto"/>
        <w:left w:val="none" w:sz="0" w:space="0" w:color="auto"/>
        <w:bottom w:val="none" w:sz="0" w:space="0" w:color="auto"/>
        <w:right w:val="none" w:sz="0" w:space="0" w:color="auto"/>
      </w:divBdr>
    </w:div>
    <w:div w:id="812063536">
      <w:bodyDiv w:val="1"/>
      <w:marLeft w:val="0"/>
      <w:marRight w:val="0"/>
      <w:marTop w:val="0"/>
      <w:marBottom w:val="0"/>
      <w:divBdr>
        <w:top w:val="none" w:sz="0" w:space="0" w:color="auto"/>
        <w:left w:val="none" w:sz="0" w:space="0" w:color="auto"/>
        <w:bottom w:val="none" w:sz="0" w:space="0" w:color="auto"/>
        <w:right w:val="none" w:sz="0" w:space="0" w:color="auto"/>
      </w:divBdr>
    </w:div>
    <w:div w:id="844438592">
      <w:bodyDiv w:val="1"/>
      <w:marLeft w:val="0"/>
      <w:marRight w:val="0"/>
      <w:marTop w:val="0"/>
      <w:marBottom w:val="0"/>
      <w:divBdr>
        <w:top w:val="none" w:sz="0" w:space="0" w:color="auto"/>
        <w:left w:val="none" w:sz="0" w:space="0" w:color="auto"/>
        <w:bottom w:val="none" w:sz="0" w:space="0" w:color="auto"/>
        <w:right w:val="none" w:sz="0" w:space="0" w:color="auto"/>
      </w:divBdr>
      <w:divsChild>
        <w:div w:id="1004091584">
          <w:marLeft w:val="0"/>
          <w:marRight w:val="0"/>
          <w:marTop w:val="0"/>
          <w:marBottom w:val="0"/>
          <w:divBdr>
            <w:top w:val="none" w:sz="0" w:space="0" w:color="auto"/>
            <w:left w:val="none" w:sz="0" w:space="0" w:color="auto"/>
            <w:bottom w:val="none" w:sz="0" w:space="0" w:color="auto"/>
            <w:right w:val="none" w:sz="0" w:space="0" w:color="auto"/>
          </w:divBdr>
          <w:divsChild>
            <w:div w:id="726564280">
              <w:marLeft w:val="0"/>
              <w:marRight w:val="0"/>
              <w:marTop w:val="0"/>
              <w:marBottom w:val="0"/>
              <w:divBdr>
                <w:top w:val="none" w:sz="0" w:space="0" w:color="auto"/>
                <w:left w:val="none" w:sz="0" w:space="0" w:color="auto"/>
                <w:bottom w:val="none" w:sz="0" w:space="0" w:color="auto"/>
                <w:right w:val="none" w:sz="0" w:space="0" w:color="auto"/>
              </w:divBdr>
            </w:div>
            <w:div w:id="753430605">
              <w:marLeft w:val="0"/>
              <w:marRight w:val="0"/>
              <w:marTop w:val="0"/>
              <w:marBottom w:val="0"/>
              <w:divBdr>
                <w:top w:val="none" w:sz="0" w:space="0" w:color="auto"/>
                <w:left w:val="none" w:sz="0" w:space="0" w:color="auto"/>
                <w:bottom w:val="none" w:sz="0" w:space="0" w:color="auto"/>
                <w:right w:val="none" w:sz="0" w:space="0" w:color="auto"/>
              </w:divBdr>
            </w:div>
            <w:div w:id="1867912655">
              <w:marLeft w:val="0"/>
              <w:marRight w:val="0"/>
              <w:marTop w:val="0"/>
              <w:marBottom w:val="0"/>
              <w:divBdr>
                <w:top w:val="none" w:sz="0" w:space="0" w:color="auto"/>
                <w:left w:val="none" w:sz="0" w:space="0" w:color="auto"/>
                <w:bottom w:val="none" w:sz="0" w:space="0" w:color="auto"/>
                <w:right w:val="none" w:sz="0" w:space="0" w:color="auto"/>
              </w:divBdr>
            </w:div>
            <w:div w:id="677346630">
              <w:marLeft w:val="0"/>
              <w:marRight w:val="0"/>
              <w:marTop w:val="0"/>
              <w:marBottom w:val="0"/>
              <w:divBdr>
                <w:top w:val="none" w:sz="0" w:space="0" w:color="auto"/>
                <w:left w:val="none" w:sz="0" w:space="0" w:color="auto"/>
                <w:bottom w:val="none" w:sz="0" w:space="0" w:color="auto"/>
                <w:right w:val="none" w:sz="0" w:space="0" w:color="auto"/>
              </w:divBdr>
            </w:div>
            <w:div w:id="436873220">
              <w:marLeft w:val="0"/>
              <w:marRight w:val="0"/>
              <w:marTop w:val="0"/>
              <w:marBottom w:val="0"/>
              <w:divBdr>
                <w:top w:val="none" w:sz="0" w:space="0" w:color="auto"/>
                <w:left w:val="none" w:sz="0" w:space="0" w:color="auto"/>
                <w:bottom w:val="none" w:sz="0" w:space="0" w:color="auto"/>
                <w:right w:val="none" w:sz="0" w:space="0" w:color="auto"/>
              </w:divBdr>
            </w:div>
            <w:div w:id="1208684927">
              <w:marLeft w:val="0"/>
              <w:marRight w:val="0"/>
              <w:marTop w:val="0"/>
              <w:marBottom w:val="0"/>
              <w:divBdr>
                <w:top w:val="none" w:sz="0" w:space="0" w:color="auto"/>
                <w:left w:val="none" w:sz="0" w:space="0" w:color="auto"/>
                <w:bottom w:val="none" w:sz="0" w:space="0" w:color="auto"/>
                <w:right w:val="none" w:sz="0" w:space="0" w:color="auto"/>
              </w:divBdr>
            </w:div>
            <w:div w:id="1073625810">
              <w:marLeft w:val="0"/>
              <w:marRight w:val="0"/>
              <w:marTop w:val="0"/>
              <w:marBottom w:val="0"/>
              <w:divBdr>
                <w:top w:val="none" w:sz="0" w:space="0" w:color="auto"/>
                <w:left w:val="none" w:sz="0" w:space="0" w:color="auto"/>
                <w:bottom w:val="none" w:sz="0" w:space="0" w:color="auto"/>
                <w:right w:val="none" w:sz="0" w:space="0" w:color="auto"/>
              </w:divBdr>
            </w:div>
            <w:div w:id="441458450">
              <w:marLeft w:val="0"/>
              <w:marRight w:val="0"/>
              <w:marTop w:val="0"/>
              <w:marBottom w:val="0"/>
              <w:divBdr>
                <w:top w:val="none" w:sz="0" w:space="0" w:color="auto"/>
                <w:left w:val="none" w:sz="0" w:space="0" w:color="auto"/>
                <w:bottom w:val="none" w:sz="0" w:space="0" w:color="auto"/>
                <w:right w:val="none" w:sz="0" w:space="0" w:color="auto"/>
              </w:divBdr>
            </w:div>
            <w:div w:id="297493727">
              <w:marLeft w:val="0"/>
              <w:marRight w:val="0"/>
              <w:marTop w:val="0"/>
              <w:marBottom w:val="0"/>
              <w:divBdr>
                <w:top w:val="none" w:sz="0" w:space="0" w:color="auto"/>
                <w:left w:val="none" w:sz="0" w:space="0" w:color="auto"/>
                <w:bottom w:val="none" w:sz="0" w:space="0" w:color="auto"/>
                <w:right w:val="none" w:sz="0" w:space="0" w:color="auto"/>
              </w:divBdr>
            </w:div>
            <w:div w:id="1650940273">
              <w:marLeft w:val="0"/>
              <w:marRight w:val="0"/>
              <w:marTop w:val="0"/>
              <w:marBottom w:val="0"/>
              <w:divBdr>
                <w:top w:val="none" w:sz="0" w:space="0" w:color="auto"/>
                <w:left w:val="none" w:sz="0" w:space="0" w:color="auto"/>
                <w:bottom w:val="none" w:sz="0" w:space="0" w:color="auto"/>
                <w:right w:val="none" w:sz="0" w:space="0" w:color="auto"/>
              </w:divBdr>
            </w:div>
            <w:div w:id="1984508014">
              <w:marLeft w:val="0"/>
              <w:marRight w:val="0"/>
              <w:marTop w:val="0"/>
              <w:marBottom w:val="0"/>
              <w:divBdr>
                <w:top w:val="none" w:sz="0" w:space="0" w:color="auto"/>
                <w:left w:val="none" w:sz="0" w:space="0" w:color="auto"/>
                <w:bottom w:val="none" w:sz="0" w:space="0" w:color="auto"/>
                <w:right w:val="none" w:sz="0" w:space="0" w:color="auto"/>
              </w:divBdr>
            </w:div>
            <w:div w:id="2115517270">
              <w:marLeft w:val="0"/>
              <w:marRight w:val="0"/>
              <w:marTop w:val="0"/>
              <w:marBottom w:val="0"/>
              <w:divBdr>
                <w:top w:val="none" w:sz="0" w:space="0" w:color="auto"/>
                <w:left w:val="none" w:sz="0" w:space="0" w:color="auto"/>
                <w:bottom w:val="none" w:sz="0" w:space="0" w:color="auto"/>
                <w:right w:val="none" w:sz="0" w:space="0" w:color="auto"/>
              </w:divBdr>
            </w:div>
            <w:div w:id="1743676960">
              <w:marLeft w:val="0"/>
              <w:marRight w:val="0"/>
              <w:marTop w:val="0"/>
              <w:marBottom w:val="0"/>
              <w:divBdr>
                <w:top w:val="none" w:sz="0" w:space="0" w:color="auto"/>
                <w:left w:val="none" w:sz="0" w:space="0" w:color="auto"/>
                <w:bottom w:val="none" w:sz="0" w:space="0" w:color="auto"/>
                <w:right w:val="none" w:sz="0" w:space="0" w:color="auto"/>
              </w:divBdr>
            </w:div>
            <w:div w:id="126823198">
              <w:marLeft w:val="0"/>
              <w:marRight w:val="0"/>
              <w:marTop w:val="0"/>
              <w:marBottom w:val="0"/>
              <w:divBdr>
                <w:top w:val="none" w:sz="0" w:space="0" w:color="auto"/>
                <w:left w:val="none" w:sz="0" w:space="0" w:color="auto"/>
                <w:bottom w:val="none" w:sz="0" w:space="0" w:color="auto"/>
                <w:right w:val="none" w:sz="0" w:space="0" w:color="auto"/>
              </w:divBdr>
            </w:div>
            <w:div w:id="544491850">
              <w:marLeft w:val="0"/>
              <w:marRight w:val="0"/>
              <w:marTop w:val="0"/>
              <w:marBottom w:val="0"/>
              <w:divBdr>
                <w:top w:val="none" w:sz="0" w:space="0" w:color="auto"/>
                <w:left w:val="none" w:sz="0" w:space="0" w:color="auto"/>
                <w:bottom w:val="none" w:sz="0" w:space="0" w:color="auto"/>
                <w:right w:val="none" w:sz="0" w:space="0" w:color="auto"/>
              </w:divBdr>
            </w:div>
            <w:div w:id="1143962599">
              <w:marLeft w:val="0"/>
              <w:marRight w:val="0"/>
              <w:marTop w:val="0"/>
              <w:marBottom w:val="0"/>
              <w:divBdr>
                <w:top w:val="none" w:sz="0" w:space="0" w:color="auto"/>
                <w:left w:val="none" w:sz="0" w:space="0" w:color="auto"/>
                <w:bottom w:val="none" w:sz="0" w:space="0" w:color="auto"/>
                <w:right w:val="none" w:sz="0" w:space="0" w:color="auto"/>
              </w:divBdr>
            </w:div>
            <w:div w:id="1916091674">
              <w:marLeft w:val="0"/>
              <w:marRight w:val="0"/>
              <w:marTop w:val="0"/>
              <w:marBottom w:val="0"/>
              <w:divBdr>
                <w:top w:val="none" w:sz="0" w:space="0" w:color="auto"/>
                <w:left w:val="none" w:sz="0" w:space="0" w:color="auto"/>
                <w:bottom w:val="none" w:sz="0" w:space="0" w:color="auto"/>
                <w:right w:val="none" w:sz="0" w:space="0" w:color="auto"/>
              </w:divBdr>
            </w:div>
            <w:div w:id="756824536">
              <w:marLeft w:val="0"/>
              <w:marRight w:val="0"/>
              <w:marTop w:val="0"/>
              <w:marBottom w:val="0"/>
              <w:divBdr>
                <w:top w:val="none" w:sz="0" w:space="0" w:color="auto"/>
                <w:left w:val="none" w:sz="0" w:space="0" w:color="auto"/>
                <w:bottom w:val="none" w:sz="0" w:space="0" w:color="auto"/>
                <w:right w:val="none" w:sz="0" w:space="0" w:color="auto"/>
              </w:divBdr>
            </w:div>
            <w:div w:id="577400545">
              <w:marLeft w:val="0"/>
              <w:marRight w:val="0"/>
              <w:marTop w:val="0"/>
              <w:marBottom w:val="0"/>
              <w:divBdr>
                <w:top w:val="none" w:sz="0" w:space="0" w:color="auto"/>
                <w:left w:val="none" w:sz="0" w:space="0" w:color="auto"/>
                <w:bottom w:val="none" w:sz="0" w:space="0" w:color="auto"/>
                <w:right w:val="none" w:sz="0" w:space="0" w:color="auto"/>
              </w:divBdr>
            </w:div>
            <w:div w:id="1654332127">
              <w:marLeft w:val="0"/>
              <w:marRight w:val="0"/>
              <w:marTop w:val="0"/>
              <w:marBottom w:val="0"/>
              <w:divBdr>
                <w:top w:val="none" w:sz="0" w:space="0" w:color="auto"/>
                <w:left w:val="none" w:sz="0" w:space="0" w:color="auto"/>
                <w:bottom w:val="none" w:sz="0" w:space="0" w:color="auto"/>
                <w:right w:val="none" w:sz="0" w:space="0" w:color="auto"/>
              </w:divBdr>
            </w:div>
            <w:div w:id="17262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4421">
      <w:bodyDiv w:val="1"/>
      <w:marLeft w:val="0"/>
      <w:marRight w:val="0"/>
      <w:marTop w:val="0"/>
      <w:marBottom w:val="0"/>
      <w:divBdr>
        <w:top w:val="none" w:sz="0" w:space="0" w:color="auto"/>
        <w:left w:val="none" w:sz="0" w:space="0" w:color="auto"/>
        <w:bottom w:val="none" w:sz="0" w:space="0" w:color="auto"/>
        <w:right w:val="none" w:sz="0" w:space="0" w:color="auto"/>
      </w:divBdr>
    </w:div>
    <w:div w:id="862479814">
      <w:bodyDiv w:val="1"/>
      <w:marLeft w:val="0"/>
      <w:marRight w:val="0"/>
      <w:marTop w:val="0"/>
      <w:marBottom w:val="0"/>
      <w:divBdr>
        <w:top w:val="none" w:sz="0" w:space="0" w:color="auto"/>
        <w:left w:val="none" w:sz="0" w:space="0" w:color="auto"/>
        <w:bottom w:val="none" w:sz="0" w:space="0" w:color="auto"/>
        <w:right w:val="none" w:sz="0" w:space="0" w:color="auto"/>
      </w:divBdr>
    </w:div>
    <w:div w:id="905382838">
      <w:bodyDiv w:val="1"/>
      <w:marLeft w:val="0"/>
      <w:marRight w:val="0"/>
      <w:marTop w:val="0"/>
      <w:marBottom w:val="0"/>
      <w:divBdr>
        <w:top w:val="none" w:sz="0" w:space="0" w:color="auto"/>
        <w:left w:val="none" w:sz="0" w:space="0" w:color="auto"/>
        <w:bottom w:val="none" w:sz="0" w:space="0" w:color="auto"/>
        <w:right w:val="none" w:sz="0" w:space="0" w:color="auto"/>
      </w:divBdr>
    </w:div>
    <w:div w:id="921135606">
      <w:bodyDiv w:val="1"/>
      <w:marLeft w:val="0"/>
      <w:marRight w:val="0"/>
      <w:marTop w:val="0"/>
      <w:marBottom w:val="0"/>
      <w:divBdr>
        <w:top w:val="none" w:sz="0" w:space="0" w:color="auto"/>
        <w:left w:val="none" w:sz="0" w:space="0" w:color="auto"/>
        <w:bottom w:val="none" w:sz="0" w:space="0" w:color="auto"/>
        <w:right w:val="none" w:sz="0" w:space="0" w:color="auto"/>
      </w:divBdr>
    </w:div>
    <w:div w:id="949968078">
      <w:bodyDiv w:val="1"/>
      <w:marLeft w:val="0"/>
      <w:marRight w:val="0"/>
      <w:marTop w:val="0"/>
      <w:marBottom w:val="0"/>
      <w:divBdr>
        <w:top w:val="none" w:sz="0" w:space="0" w:color="auto"/>
        <w:left w:val="none" w:sz="0" w:space="0" w:color="auto"/>
        <w:bottom w:val="none" w:sz="0" w:space="0" w:color="auto"/>
        <w:right w:val="none" w:sz="0" w:space="0" w:color="auto"/>
      </w:divBdr>
    </w:div>
    <w:div w:id="966082408">
      <w:bodyDiv w:val="1"/>
      <w:marLeft w:val="0"/>
      <w:marRight w:val="0"/>
      <w:marTop w:val="0"/>
      <w:marBottom w:val="0"/>
      <w:divBdr>
        <w:top w:val="none" w:sz="0" w:space="0" w:color="auto"/>
        <w:left w:val="none" w:sz="0" w:space="0" w:color="auto"/>
        <w:bottom w:val="none" w:sz="0" w:space="0" w:color="auto"/>
        <w:right w:val="none" w:sz="0" w:space="0" w:color="auto"/>
      </w:divBdr>
    </w:div>
    <w:div w:id="996802873">
      <w:bodyDiv w:val="1"/>
      <w:marLeft w:val="0"/>
      <w:marRight w:val="0"/>
      <w:marTop w:val="0"/>
      <w:marBottom w:val="0"/>
      <w:divBdr>
        <w:top w:val="none" w:sz="0" w:space="0" w:color="auto"/>
        <w:left w:val="none" w:sz="0" w:space="0" w:color="auto"/>
        <w:bottom w:val="none" w:sz="0" w:space="0" w:color="auto"/>
        <w:right w:val="none" w:sz="0" w:space="0" w:color="auto"/>
      </w:divBdr>
    </w:div>
    <w:div w:id="1014920808">
      <w:bodyDiv w:val="1"/>
      <w:marLeft w:val="0"/>
      <w:marRight w:val="0"/>
      <w:marTop w:val="0"/>
      <w:marBottom w:val="0"/>
      <w:divBdr>
        <w:top w:val="none" w:sz="0" w:space="0" w:color="auto"/>
        <w:left w:val="none" w:sz="0" w:space="0" w:color="auto"/>
        <w:bottom w:val="none" w:sz="0" w:space="0" w:color="auto"/>
        <w:right w:val="none" w:sz="0" w:space="0" w:color="auto"/>
      </w:divBdr>
    </w:div>
    <w:div w:id="1032805018">
      <w:bodyDiv w:val="1"/>
      <w:marLeft w:val="0"/>
      <w:marRight w:val="0"/>
      <w:marTop w:val="0"/>
      <w:marBottom w:val="0"/>
      <w:divBdr>
        <w:top w:val="none" w:sz="0" w:space="0" w:color="auto"/>
        <w:left w:val="none" w:sz="0" w:space="0" w:color="auto"/>
        <w:bottom w:val="none" w:sz="0" w:space="0" w:color="auto"/>
        <w:right w:val="none" w:sz="0" w:space="0" w:color="auto"/>
      </w:divBdr>
    </w:div>
    <w:div w:id="1050807978">
      <w:bodyDiv w:val="1"/>
      <w:marLeft w:val="0"/>
      <w:marRight w:val="0"/>
      <w:marTop w:val="0"/>
      <w:marBottom w:val="0"/>
      <w:divBdr>
        <w:top w:val="none" w:sz="0" w:space="0" w:color="auto"/>
        <w:left w:val="none" w:sz="0" w:space="0" w:color="auto"/>
        <w:bottom w:val="none" w:sz="0" w:space="0" w:color="auto"/>
        <w:right w:val="none" w:sz="0" w:space="0" w:color="auto"/>
      </w:divBdr>
      <w:divsChild>
        <w:div w:id="869991212">
          <w:marLeft w:val="0"/>
          <w:marRight w:val="0"/>
          <w:marTop w:val="0"/>
          <w:marBottom w:val="0"/>
          <w:divBdr>
            <w:top w:val="none" w:sz="0" w:space="0" w:color="auto"/>
            <w:left w:val="none" w:sz="0" w:space="0" w:color="auto"/>
            <w:bottom w:val="none" w:sz="0" w:space="0" w:color="auto"/>
            <w:right w:val="none" w:sz="0" w:space="0" w:color="auto"/>
          </w:divBdr>
          <w:divsChild>
            <w:div w:id="43220259">
              <w:marLeft w:val="0"/>
              <w:marRight w:val="0"/>
              <w:marTop w:val="0"/>
              <w:marBottom w:val="0"/>
              <w:divBdr>
                <w:top w:val="none" w:sz="0" w:space="0" w:color="auto"/>
                <w:left w:val="none" w:sz="0" w:space="0" w:color="auto"/>
                <w:bottom w:val="none" w:sz="0" w:space="0" w:color="auto"/>
                <w:right w:val="none" w:sz="0" w:space="0" w:color="auto"/>
              </w:divBdr>
            </w:div>
            <w:div w:id="1564245850">
              <w:marLeft w:val="0"/>
              <w:marRight w:val="0"/>
              <w:marTop w:val="0"/>
              <w:marBottom w:val="0"/>
              <w:divBdr>
                <w:top w:val="none" w:sz="0" w:space="0" w:color="auto"/>
                <w:left w:val="none" w:sz="0" w:space="0" w:color="auto"/>
                <w:bottom w:val="none" w:sz="0" w:space="0" w:color="auto"/>
                <w:right w:val="none" w:sz="0" w:space="0" w:color="auto"/>
              </w:divBdr>
            </w:div>
            <w:div w:id="1247038444">
              <w:marLeft w:val="0"/>
              <w:marRight w:val="0"/>
              <w:marTop w:val="0"/>
              <w:marBottom w:val="0"/>
              <w:divBdr>
                <w:top w:val="none" w:sz="0" w:space="0" w:color="auto"/>
                <w:left w:val="none" w:sz="0" w:space="0" w:color="auto"/>
                <w:bottom w:val="none" w:sz="0" w:space="0" w:color="auto"/>
                <w:right w:val="none" w:sz="0" w:space="0" w:color="auto"/>
              </w:divBdr>
            </w:div>
            <w:div w:id="747770442">
              <w:marLeft w:val="0"/>
              <w:marRight w:val="0"/>
              <w:marTop w:val="0"/>
              <w:marBottom w:val="0"/>
              <w:divBdr>
                <w:top w:val="none" w:sz="0" w:space="0" w:color="auto"/>
                <w:left w:val="none" w:sz="0" w:space="0" w:color="auto"/>
                <w:bottom w:val="none" w:sz="0" w:space="0" w:color="auto"/>
                <w:right w:val="none" w:sz="0" w:space="0" w:color="auto"/>
              </w:divBdr>
            </w:div>
            <w:div w:id="935790337">
              <w:marLeft w:val="0"/>
              <w:marRight w:val="0"/>
              <w:marTop w:val="0"/>
              <w:marBottom w:val="0"/>
              <w:divBdr>
                <w:top w:val="none" w:sz="0" w:space="0" w:color="auto"/>
                <w:left w:val="none" w:sz="0" w:space="0" w:color="auto"/>
                <w:bottom w:val="none" w:sz="0" w:space="0" w:color="auto"/>
                <w:right w:val="none" w:sz="0" w:space="0" w:color="auto"/>
              </w:divBdr>
            </w:div>
            <w:div w:id="1003628941">
              <w:marLeft w:val="0"/>
              <w:marRight w:val="0"/>
              <w:marTop w:val="0"/>
              <w:marBottom w:val="0"/>
              <w:divBdr>
                <w:top w:val="none" w:sz="0" w:space="0" w:color="auto"/>
                <w:left w:val="none" w:sz="0" w:space="0" w:color="auto"/>
                <w:bottom w:val="none" w:sz="0" w:space="0" w:color="auto"/>
                <w:right w:val="none" w:sz="0" w:space="0" w:color="auto"/>
              </w:divBdr>
            </w:div>
            <w:div w:id="237639285">
              <w:marLeft w:val="0"/>
              <w:marRight w:val="0"/>
              <w:marTop w:val="0"/>
              <w:marBottom w:val="0"/>
              <w:divBdr>
                <w:top w:val="none" w:sz="0" w:space="0" w:color="auto"/>
                <w:left w:val="none" w:sz="0" w:space="0" w:color="auto"/>
                <w:bottom w:val="none" w:sz="0" w:space="0" w:color="auto"/>
                <w:right w:val="none" w:sz="0" w:space="0" w:color="auto"/>
              </w:divBdr>
            </w:div>
            <w:div w:id="164321782">
              <w:marLeft w:val="0"/>
              <w:marRight w:val="0"/>
              <w:marTop w:val="0"/>
              <w:marBottom w:val="0"/>
              <w:divBdr>
                <w:top w:val="none" w:sz="0" w:space="0" w:color="auto"/>
                <w:left w:val="none" w:sz="0" w:space="0" w:color="auto"/>
                <w:bottom w:val="none" w:sz="0" w:space="0" w:color="auto"/>
                <w:right w:val="none" w:sz="0" w:space="0" w:color="auto"/>
              </w:divBdr>
            </w:div>
            <w:div w:id="1511287889">
              <w:marLeft w:val="0"/>
              <w:marRight w:val="0"/>
              <w:marTop w:val="0"/>
              <w:marBottom w:val="0"/>
              <w:divBdr>
                <w:top w:val="none" w:sz="0" w:space="0" w:color="auto"/>
                <w:left w:val="none" w:sz="0" w:space="0" w:color="auto"/>
                <w:bottom w:val="none" w:sz="0" w:space="0" w:color="auto"/>
                <w:right w:val="none" w:sz="0" w:space="0" w:color="auto"/>
              </w:divBdr>
            </w:div>
            <w:div w:id="2117434411">
              <w:marLeft w:val="0"/>
              <w:marRight w:val="0"/>
              <w:marTop w:val="0"/>
              <w:marBottom w:val="0"/>
              <w:divBdr>
                <w:top w:val="none" w:sz="0" w:space="0" w:color="auto"/>
                <w:left w:val="none" w:sz="0" w:space="0" w:color="auto"/>
                <w:bottom w:val="none" w:sz="0" w:space="0" w:color="auto"/>
                <w:right w:val="none" w:sz="0" w:space="0" w:color="auto"/>
              </w:divBdr>
            </w:div>
            <w:div w:id="432897640">
              <w:marLeft w:val="0"/>
              <w:marRight w:val="0"/>
              <w:marTop w:val="0"/>
              <w:marBottom w:val="0"/>
              <w:divBdr>
                <w:top w:val="none" w:sz="0" w:space="0" w:color="auto"/>
                <w:left w:val="none" w:sz="0" w:space="0" w:color="auto"/>
                <w:bottom w:val="none" w:sz="0" w:space="0" w:color="auto"/>
                <w:right w:val="none" w:sz="0" w:space="0" w:color="auto"/>
              </w:divBdr>
            </w:div>
            <w:div w:id="371270934">
              <w:marLeft w:val="0"/>
              <w:marRight w:val="0"/>
              <w:marTop w:val="0"/>
              <w:marBottom w:val="0"/>
              <w:divBdr>
                <w:top w:val="none" w:sz="0" w:space="0" w:color="auto"/>
                <w:left w:val="none" w:sz="0" w:space="0" w:color="auto"/>
                <w:bottom w:val="none" w:sz="0" w:space="0" w:color="auto"/>
                <w:right w:val="none" w:sz="0" w:space="0" w:color="auto"/>
              </w:divBdr>
            </w:div>
            <w:div w:id="1407648013">
              <w:marLeft w:val="0"/>
              <w:marRight w:val="0"/>
              <w:marTop w:val="0"/>
              <w:marBottom w:val="0"/>
              <w:divBdr>
                <w:top w:val="none" w:sz="0" w:space="0" w:color="auto"/>
                <w:left w:val="none" w:sz="0" w:space="0" w:color="auto"/>
                <w:bottom w:val="none" w:sz="0" w:space="0" w:color="auto"/>
                <w:right w:val="none" w:sz="0" w:space="0" w:color="auto"/>
              </w:divBdr>
            </w:div>
            <w:div w:id="1343778381">
              <w:marLeft w:val="0"/>
              <w:marRight w:val="0"/>
              <w:marTop w:val="0"/>
              <w:marBottom w:val="0"/>
              <w:divBdr>
                <w:top w:val="none" w:sz="0" w:space="0" w:color="auto"/>
                <w:left w:val="none" w:sz="0" w:space="0" w:color="auto"/>
                <w:bottom w:val="none" w:sz="0" w:space="0" w:color="auto"/>
                <w:right w:val="none" w:sz="0" w:space="0" w:color="auto"/>
              </w:divBdr>
            </w:div>
            <w:div w:id="8538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1312">
      <w:bodyDiv w:val="1"/>
      <w:marLeft w:val="0"/>
      <w:marRight w:val="0"/>
      <w:marTop w:val="0"/>
      <w:marBottom w:val="0"/>
      <w:divBdr>
        <w:top w:val="none" w:sz="0" w:space="0" w:color="auto"/>
        <w:left w:val="none" w:sz="0" w:space="0" w:color="auto"/>
        <w:bottom w:val="none" w:sz="0" w:space="0" w:color="auto"/>
        <w:right w:val="none" w:sz="0" w:space="0" w:color="auto"/>
      </w:divBdr>
    </w:div>
    <w:div w:id="10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437284566">
          <w:marLeft w:val="0"/>
          <w:marRight w:val="0"/>
          <w:marTop w:val="0"/>
          <w:marBottom w:val="240"/>
          <w:divBdr>
            <w:top w:val="none" w:sz="0" w:space="0" w:color="auto"/>
            <w:left w:val="none" w:sz="0" w:space="0" w:color="auto"/>
            <w:bottom w:val="none" w:sz="0" w:space="0" w:color="auto"/>
            <w:right w:val="none" w:sz="0" w:space="0" w:color="auto"/>
          </w:divBdr>
        </w:div>
        <w:div w:id="103426629">
          <w:marLeft w:val="0"/>
          <w:marRight w:val="0"/>
          <w:marTop w:val="0"/>
          <w:marBottom w:val="240"/>
          <w:divBdr>
            <w:top w:val="none" w:sz="0" w:space="0" w:color="auto"/>
            <w:left w:val="none" w:sz="0" w:space="0" w:color="auto"/>
            <w:bottom w:val="none" w:sz="0" w:space="0" w:color="auto"/>
            <w:right w:val="none" w:sz="0" w:space="0" w:color="auto"/>
          </w:divBdr>
        </w:div>
      </w:divsChild>
    </w:div>
    <w:div w:id="1079064568">
      <w:bodyDiv w:val="1"/>
      <w:marLeft w:val="0"/>
      <w:marRight w:val="0"/>
      <w:marTop w:val="0"/>
      <w:marBottom w:val="0"/>
      <w:divBdr>
        <w:top w:val="none" w:sz="0" w:space="0" w:color="auto"/>
        <w:left w:val="none" w:sz="0" w:space="0" w:color="auto"/>
        <w:bottom w:val="none" w:sz="0" w:space="0" w:color="auto"/>
        <w:right w:val="none" w:sz="0" w:space="0" w:color="auto"/>
      </w:divBdr>
    </w:div>
    <w:div w:id="1095133589">
      <w:bodyDiv w:val="1"/>
      <w:marLeft w:val="0"/>
      <w:marRight w:val="0"/>
      <w:marTop w:val="0"/>
      <w:marBottom w:val="0"/>
      <w:divBdr>
        <w:top w:val="none" w:sz="0" w:space="0" w:color="auto"/>
        <w:left w:val="none" w:sz="0" w:space="0" w:color="auto"/>
        <w:bottom w:val="none" w:sz="0" w:space="0" w:color="auto"/>
        <w:right w:val="none" w:sz="0" w:space="0" w:color="auto"/>
      </w:divBdr>
    </w:div>
    <w:div w:id="1101530169">
      <w:bodyDiv w:val="1"/>
      <w:marLeft w:val="0"/>
      <w:marRight w:val="0"/>
      <w:marTop w:val="0"/>
      <w:marBottom w:val="0"/>
      <w:divBdr>
        <w:top w:val="none" w:sz="0" w:space="0" w:color="auto"/>
        <w:left w:val="none" w:sz="0" w:space="0" w:color="auto"/>
        <w:bottom w:val="none" w:sz="0" w:space="0" w:color="auto"/>
        <w:right w:val="none" w:sz="0" w:space="0" w:color="auto"/>
      </w:divBdr>
    </w:div>
    <w:div w:id="1108232444">
      <w:bodyDiv w:val="1"/>
      <w:marLeft w:val="0"/>
      <w:marRight w:val="0"/>
      <w:marTop w:val="0"/>
      <w:marBottom w:val="0"/>
      <w:divBdr>
        <w:top w:val="none" w:sz="0" w:space="0" w:color="auto"/>
        <w:left w:val="none" w:sz="0" w:space="0" w:color="auto"/>
        <w:bottom w:val="none" w:sz="0" w:space="0" w:color="auto"/>
        <w:right w:val="none" w:sz="0" w:space="0" w:color="auto"/>
      </w:divBdr>
    </w:div>
    <w:div w:id="1186749792">
      <w:bodyDiv w:val="1"/>
      <w:marLeft w:val="0"/>
      <w:marRight w:val="0"/>
      <w:marTop w:val="0"/>
      <w:marBottom w:val="0"/>
      <w:divBdr>
        <w:top w:val="none" w:sz="0" w:space="0" w:color="auto"/>
        <w:left w:val="none" w:sz="0" w:space="0" w:color="auto"/>
        <w:bottom w:val="none" w:sz="0" w:space="0" w:color="auto"/>
        <w:right w:val="none" w:sz="0" w:space="0" w:color="auto"/>
      </w:divBdr>
    </w:div>
    <w:div w:id="1194418694">
      <w:bodyDiv w:val="1"/>
      <w:marLeft w:val="0"/>
      <w:marRight w:val="0"/>
      <w:marTop w:val="0"/>
      <w:marBottom w:val="0"/>
      <w:divBdr>
        <w:top w:val="none" w:sz="0" w:space="0" w:color="auto"/>
        <w:left w:val="none" w:sz="0" w:space="0" w:color="auto"/>
        <w:bottom w:val="none" w:sz="0" w:space="0" w:color="auto"/>
        <w:right w:val="none" w:sz="0" w:space="0" w:color="auto"/>
      </w:divBdr>
    </w:div>
    <w:div w:id="1211267138">
      <w:bodyDiv w:val="1"/>
      <w:marLeft w:val="0"/>
      <w:marRight w:val="0"/>
      <w:marTop w:val="0"/>
      <w:marBottom w:val="0"/>
      <w:divBdr>
        <w:top w:val="none" w:sz="0" w:space="0" w:color="auto"/>
        <w:left w:val="none" w:sz="0" w:space="0" w:color="auto"/>
        <w:bottom w:val="none" w:sz="0" w:space="0" w:color="auto"/>
        <w:right w:val="none" w:sz="0" w:space="0" w:color="auto"/>
      </w:divBdr>
    </w:div>
    <w:div w:id="1231227969">
      <w:bodyDiv w:val="1"/>
      <w:marLeft w:val="0"/>
      <w:marRight w:val="0"/>
      <w:marTop w:val="0"/>
      <w:marBottom w:val="0"/>
      <w:divBdr>
        <w:top w:val="none" w:sz="0" w:space="0" w:color="auto"/>
        <w:left w:val="none" w:sz="0" w:space="0" w:color="auto"/>
        <w:bottom w:val="none" w:sz="0" w:space="0" w:color="auto"/>
        <w:right w:val="none" w:sz="0" w:space="0" w:color="auto"/>
      </w:divBdr>
    </w:div>
    <w:div w:id="1243753838">
      <w:bodyDiv w:val="1"/>
      <w:marLeft w:val="0"/>
      <w:marRight w:val="0"/>
      <w:marTop w:val="0"/>
      <w:marBottom w:val="0"/>
      <w:divBdr>
        <w:top w:val="none" w:sz="0" w:space="0" w:color="auto"/>
        <w:left w:val="none" w:sz="0" w:space="0" w:color="auto"/>
        <w:bottom w:val="none" w:sz="0" w:space="0" w:color="auto"/>
        <w:right w:val="none" w:sz="0" w:space="0" w:color="auto"/>
      </w:divBdr>
    </w:div>
    <w:div w:id="1267496755">
      <w:bodyDiv w:val="1"/>
      <w:marLeft w:val="0"/>
      <w:marRight w:val="0"/>
      <w:marTop w:val="0"/>
      <w:marBottom w:val="0"/>
      <w:divBdr>
        <w:top w:val="none" w:sz="0" w:space="0" w:color="auto"/>
        <w:left w:val="none" w:sz="0" w:space="0" w:color="auto"/>
        <w:bottom w:val="none" w:sz="0" w:space="0" w:color="auto"/>
        <w:right w:val="none" w:sz="0" w:space="0" w:color="auto"/>
      </w:divBdr>
      <w:divsChild>
        <w:div w:id="1008366135">
          <w:marLeft w:val="0"/>
          <w:marRight w:val="0"/>
          <w:marTop w:val="0"/>
          <w:marBottom w:val="0"/>
          <w:divBdr>
            <w:top w:val="none" w:sz="0" w:space="0" w:color="auto"/>
            <w:left w:val="none" w:sz="0" w:space="0" w:color="auto"/>
            <w:bottom w:val="none" w:sz="0" w:space="0" w:color="auto"/>
            <w:right w:val="none" w:sz="0" w:space="0" w:color="auto"/>
          </w:divBdr>
          <w:divsChild>
            <w:div w:id="1136681656">
              <w:marLeft w:val="0"/>
              <w:marRight w:val="0"/>
              <w:marTop w:val="0"/>
              <w:marBottom w:val="0"/>
              <w:divBdr>
                <w:top w:val="none" w:sz="0" w:space="0" w:color="auto"/>
                <w:left w:val="none" w:sz="0" w:space="0" w:color="auto"/>
                <w:bottom w:val="none" w:sz="0" w:space="0" w:color="auto"/>
                <w:right w:val="none" w:sz="0" w:space="0" w:color="auto"/>
              </w:divBdr>
            </w:div>
            <w:div w:id="1084569756">
              <w:marLeft w:val="0"/>
              <w:marRight w:val="0"/>
              <w:marTop w:val="0"/>
              <w:marBottom w:val="0"/>
              <w:divBdr>
                <w:top w:val="none" w:sz="0" w:space="0" w:color="auto"/>
                <w:left w:val="none" w:sz="0" w:space="0" w:color="auto"/>
                <w:bottom w:val="none" w:sz="0" w:space="0" w:color="auto"/>
                <w:right w:val="none" w:sz="0" w:space="0" w:color="auto"/>
              </w:divBdr>
            </w:div>
            <w:div w:id="1136067397">
              <w:marLeft w:val="0"/>
              <w:marRight w:val="0"/>
              <w:marTop w:val="0"/>
              <w:marBottom w:val="0"/>
              <w:divBdr>
                <w:top w:val="none" w:sz="0" w:space="0" w:color="auto"/>
                <w:left w:val="none" w:sz="0" w:space="0" w:color="auto"/>
                <w:bottom w:val="none" w:sz="0" w:space="0" w:color="auto"/>
                <w:right w:val="none" w:sz="0" w:space="0" w:color="auto"/>
              </w:divBdr>
            </w:div>
            <w:div w:id="129638418">
              <w:marLeft w:val="0"/>
              <w:marRight w:val="0"/>
              <w:marTop w:val="0"/>
              <w:marBottom w:val="0"/>
              <w:divBdr>
                <w:top w:val="none" w:sz="0" w:space="0" w:color="auto"/>
                <w:left w:val="none" w:sz="0" w:space="0" w:color="auto"/>
                <w:bottom w:val="none" w:sz="0" w:space="0" w:color="auto"/>
                <w:right w:val="none" w:sz="0" w:space="0" w:color="auto"/>
              </w:divBdr>
            </w:div>
            <w:div w:id="1518234651">
              <w:marLeft w:val="0"/>
              <w:marRight w:val="0"/>
              <w:marTop w:val="0"/>
              <w:marBottom w:val="0"/>
              <w:divBdr>
                <w:top w:val="none" w:sz="0" w:space="0" w:color="auto"/>
                <w:left w:val="none" w:sz="0" w:space="0" w:color="auto"/>
                <w:bottom w:val="none" w:sz="0" w:space="0" w:color="auto"/>
                <w:right w:val="none" w:sz="0" w:space="0" w:color="auto"/>
              </w:divBdr>
            </w:div>
            <w:div w:id="1586182704">
              <w:marLeft w:val="0"/>
              <w:marRight w:val="0"/>
              <w:marTop w:val="0"/>
              <w:marBottom w:val="0"/>
              <w:divBdr>
                <w:top w:val="none" w:sz="0" w:space="0" w:color="auto"/>
                <w:left w:val="none" w:sz="0" w:space="0" w:color="auto"/>
                <w:bottom w:val="none" w:sz="0" w:space="0" w:color="auto"/>
                <w:right w:val="none" w:sz="0" w:space="0" w:color="auto"/>
              </w:divBdr>
            </w:div>
            <w:div w:id="1304772886">
              <w:marLeft w:val="0"/>
              <w:marRight w:val="0"/>
              <w:marTop w:val="0"/>
              <w:marBottom w:val="0"/>
              <w:divBdr>
                <w:top w:val="none" w:sz="0" w:space="0" w:color="auto"/>
                <w:left w:val="none" w:sz="0" w:space="0" w:color="auto"/>
                <w:bottom w:val="none" w:sz="0" w:space="0" w:color="auto"/>
                <w:right w:val="none" w:sz="0" w:space="0" w:color="auto"/>
              </w:divBdr>
            </w:div>
            <w:div w:id="210701374">
              <w:marLeft w:val="0"/>
              <w:marRight w:val="0"/>
              <w:marTop w:val="0"/>
              <w:marBottom w:val="0"/>
              <w:divBdr>
                <w:top w:val="none" w:sz="0" w:space="0" w:color="auto"/>
                <w:left w:val="none" w:sz="0" w:space="0" w:color="auto"/>
                <w:bottom w:val="none" w:sz="0" w:space="0" w:color="auto"/>
                <w:right w:val="none" w:sz="0" w:space="0" w:color="auto"/>
              </w:divBdr>
            </w:div>
            <w:div w:id="1133910414">
              <w:marLeft w:val="0"/>
              <w:marRight w:val="0"/>
              <w:marTop w:val="0"/>
              <w:marBottom w:val="0"/>
              <w:divBdr>
                <w:top w:val="none" w:sz="0" w:space="0" w:color="auto"/>
                <w:left w:val="none" w:sz="0" w:space="0" w:color="auto"/>
                <w:bottom w:val="none" w:sz="0" w:space="0" w:color="auto"/>
                <w:right w:val="none" w:sz="0" w:space="0" w:color="auto"/>
              </w:divBdr>
            </w:div>
            <w:div w:id="1572883377">
              <w:marLeft w:val="0"/>
              <w:marRight w:val="0"/>
              <w:marTop w:val="0"/>
              <w:marBottom w:val="0"/>
              <w:divBdr>
                <w:top w:val="none" w:sz="0" w:space="0" w:color="auto"/>
                <w:left w:val="none" w:sz="0" w:space="0" w:color="auto"/>
                <w:bottom w:val="none" w:sz="0" w:space="0" w:color="auto"/>
                <w:right w:val="none" w:sz="0" w:space="0" w:color="auto"/>
              </w:divBdr>
            </w:div>
            <w:div w:id="1380976851">
              <w:marLeft w:val="0"/>
              <w:marRight w:val="0"/>
              <w:marTop w:val="0"/>
              <w:marBottom w:val="0"/>
              <w:divBdr>
                <w:top w:val="none" w:sz="0" w:space="0" w:color="auto"/>
                <w:left w:val="none" w:sz="0" w:space="0" w:color="auto"/>
                <w:bottom w:val="none" w:sz="0" w:space="0" w:color="auto"/>
                <w:right w:val="none" w:sz="0" w:space="0" w:color="auto"/>
              </w:divBdr>
            </w:div>
            <w:div w:id="65690028">
              <w:marLeft w:val="0"/>
              <w:marRight w:val="0"/>
              <w:marTop w:val="0"/>
              <w:marBottom w:val="0"/>
              <w:divBdr>
                <w:top w:val="none" w:sz="0" w:space="0" w:color="auto"/>
                <w:left w:val="none" w:sz="0" w:space="0" w:color="auto"/>
                <w:bottom w:val="none" w:sz="0" w:space="0" w:color="auto"/>
                <w:right w:val="none" w:sz="0" w:space="0" w:color="auto"/>
              </w:divBdr>
            </w:div>
            <w:div w:id="857504209">
              <w:marLeft w:val="0"/>
              <w:marRight w:val="0"/>
              <w:marTop w:val="0"/>
              <w:marBottom w:val="0"/>
              <w:divBdr>
                <w:top w:val="none" w:sz="0" w:space="0" w:color="auto"/>
                <w:left w:val="none" w:sz="0" w:space="0" w:color="auto"/>
                <w:bottom w:val="none" w:sz="0" w:space="0" w:color="auto"/>
                <w:right w:val="none" w:sz="0" w:space="0" w:color="auto"/>
              </w:divBdr>
            </w:div>
            <w:div w:id="1801024843">
              <w:marLeft w:val="0"/>
              <w:marRight w:val="0"/>
              <w:marTop w:val="0"/>
              <w:marBottom w:val="0"/>
              <w:divBdr>
                <w:top w:val="none" w:sz="0" w:space="0" w:color="auto"/>
                <w:left w:val="none" w:sz="0" w:space="0" w:color="auto"/>
                <w:bottom w:val="none" w:sz="0" w:space="0" w:color="auto"/>
                <w:right w:val="none" w:sz="0" w:space="0" w:color="auto"/>
              </w:divBdr>
            </w:div>
            <w:div w:id="1925719419">
              <w:marLeft w:val="0"/>
              <w:marRight w:val="0"/>
              <w:marTop w:val="0"/>
              <w:marBottom w:val="0"/>
              <w:divBdr>
                <w:top w:val="none" w:sz="0" w:space="0" w:color="auto"/>
                <w:left w:val="none" w:sz="0" w:space="0" w:color="auto"/>
                <w:bottom w:val="none" w:sz="0" w:space="0" w:color="auto"/>
                <w:right w:val="none" w:sz="0" w:space="0" w:color="auto"/>
              </w:divBdr>
            </w:div>
            <w:div w:id="1692487069">
              <w:marLeft w:val="0"/>
              <w:marRight w:val="0"/>
              <w:marTop w:val="0"/>
              <w:marBottom w:val="0"/>
              <w:divBdr>
                <w:top w:val="none" w:sz="0" w:space="0" w:color="auto"/>
                <w:left w:val="none" w:sz="0" w:space="0" w:color="auto"/>
                <w:bottom w:val="none" w:sz="0" w:space="0" w:color="auto"/>
                <w:right w:val="none" w:sz="0" w:space="0" w:color="auto"/>
              </w:divBdr>
            </w:div>
            <w:div w:id="332075076">
              <w:marLeft w:val="0"/>
              <w:marRight w:val="0"/>
              <w:marTop w:val="0"/>
              <w:marBottom w:val="0"/>
              <w:divBdr>
                <w:top w:val="none" w:sz="0" w:space="0" w:color="auto"/>
                <w:left w:val="none" w:sz="0" w:space="0" w:color="auto"/>
                <w:bottom w:val="none" w:sz="0" w:space="0" w:color="auto"/>
                <w:right w:val="none" w:sz="0" w:space="0" w:color="auto"/>
              </w:divBdr>
            </w:div>
            <w:div w:id="2127456863">
              <w:marLeft w:val="0"/>
              <w:marRight w:val="0"/>
              <w:marTop w:val="0"/>
              <w:marBottom w:val="0"/>
              <w:divBdr>
                <w:top w:val="none" w:sz="0" w:space="0" w:color="auto"/>
                <w:left w:val="none" w:sz="0" w:space="0" w:color="auto"/>
                <w:bottom w:val="none" w:sz="0" w:space="0" w:color="auto"/>
                <w:right w:val="none" w:sz="0" w:space="0" w:color="auto"/>
              </w:divBdr>
            </w:div>
            <w:div w:id="1858235101">
              <w:marLeft w:val="0"/>
              <w:marRight w:val="0"/>
              <w:marTop w:val="0"/>
              <w:marBottom w:val="0"/>
              <w:divBdr>
                <w:top w:val="none" w:sz="0" w:space="0" w:color="auto"/>
                <w:left w:val="none" w:sz="0" w:space="0" w:color="auto"/>
                <w:bottom w:val="none" w:sz="0" w:space="0" w:color="auto"/>
                <w:right w:val="none" w:sz="0" w:space="0" w:color="auto"/>
              </w:divBdr>
            </w:div>
            <w:div w:id="1093818049">
              <w:marLeft w:val="0"/>
              <w:marRight w:val="0"/>
              <w:marTop w:val="0"/>
              <w:marBottom w:val="0"/>
              <w:divBdr>
                <w:top w:val="none" w:sz="0" w:space="0" w:color="auto"/>
                <w:left w:val="none" w:sz="0" w:space="0" w:color="auto"/>
                <w:bottom w:val="none" w:sz="0" w:space="0" w:color="auto"/>
                <w:right w:val="none" w:sz="0" w:space="0" w:color="auto"/>
              </w:divBdr>
            </w:div>
            <w:div w:id="1582637560">
              <w:marLeft w:val="0"/>
              <w:marRight w:val="0"/>
              <w:marTop w:val="0"/>
              <w:marBottom w:val="0"/>
              <w:divBdr>
                <w:top w:val="none" w:sz="0" w:space="0" w:color="auto"/>
                <w:left w:val="none" w:sz="0" w:space="0" w:color="auto"/>
                <w:bottom w:val="none" w:sz="0" w:space="0" w:color="auto"/>
                <w:right w:val="none" w:sz="0" w:space="0" w:color="auto"/>
              </w:divBdr>
            </w:div>
            <w:div w:id="1128089431">
              <w:marLeft w:val="0"/>
              <w:marRight w:val="0"/>
              <w:marTop w:val="0"/>
              <w:marBottom w:val="0"/>
              <w:divBdr>
                <w:top w:val="none" w:sz="0" w:space="0" w:color="auto"/>
                <w:left w:val="none" w:sz="0" w:space="0" w:color="auto"/>
                <w:bottom w:val="none" w:sz="0" w:space="0" w:color="auto"/>
                <w:right w:val="none" w:sz="0" w:space="0" w:color="auto"/>
              </w:divBdr>
            </w:div>
            <w:div w:id="46803487">
              <w:marLeft w:val="0"/>
              <w:marRight w:val="0"/>
              <w:marTop w:val="0"/>
              <w:marBottom w:val="0"/>
              <w:divBdr>
                <w:top w:val="none" w:sz="0" w:space="0" w:color="auto"/>
                <w:left w:val="none" w:sz="0" w:space="0" w:color="auto"/>
                <w:bottom w:val="none" w:sz="0" w:space="0" w:color="auto"/>
                <w:right w:val="none" w:sz="0" w:space="0" w:color="auto"/>
              </w:divBdr>
            </w:div>
            <w:div w:id="107697415">
              <w:marLeft w:val="0"/>
              <w:marRight w:val="0"/>
              <w:marTop w:val="0"/>
              <w:marBottom w:val="0"/>
              <w:divBdr>
                <w:top w:val="none" w:sz="0" w:space="0" w:color="auto"/>
                <w:left w:val="none" w:sz="0" w:space="0" w:color="auto"/>
                <w:bottom w:val="none" w:sz="0" w:space="0" w:color="auto"/>
                <w:right w:val="none" w:sz="0" w:space="0" w:color="auto"/>
              </w:divBdr>
            </w:div>
            <w:div w:id="412506892">
              <w:marLeft w:val="0"/>
              <w:marRight w:val="0"/>
              <w:marTop w:val="0"/>
              <w:marBottom w:val="0"/>
              <w:divBdr>
                <w:top w:val="none" w:sz="0" w:space="0" w:color="auto"/>
                <w:left w:val="none" w:sz="0" w:space="0" w:color="auto"/>
                <w:bottom w:val="none" w:sz="0" w:space="0" w:color="auto"/>
                <w:right w:val="none" w:sz="0" w:space="0" w:color="auto"/>
              </w:divBdr>
            </w:div>
            <w:div w:id="1805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0862">
      <w:bodyDiv w:val="1"/>
      <w:marLeft w:val="0"/>
      <w:marRight w:val="0"/>
      <w:marTop w:val="0"/>
      <w:marBottom w:val="0"/>
      <w:divBdr>
        <w:top w:val="none" w:sz="0" w:space="0" w:color="auto"/>
        <w:left w:val="none" w:sz="0" w:space="0" w:color="auto"/>
        <w:bottom w:val="none" w:sz="0" w:space="0" w:color="auto"/>
        <w:right w:val="none" w:sz="0" w:space="0" w:color="auto"/>
      </w:divBdr>
    </w:div>
    <w:div w:id="1306159084">
      <w:bodyDiv w:val="1"/>
      <w:marLeft w:val="0"/>
      <w:marRight w:val="0"/>
      <w:marTop w:val="0"/>
      <w:marBottom w:val="0"/>
      <w:divBdr>
        <w:top w:val="none" w:sz="0" w:space="0" w:color="auto"/>
        <w:left w:val="none" w:sz="0" w:space="0" w:color="auto"/>
        <w:bottom w:val="none" w:sz="0" w:space="0" w:color="auto"/>
        <w:right w:val="none" w:sz="0" w:space="0" w:color="auto"/>
      </w:divBdr>
    </w:div>
    <w:div w:id="1316253885">
      <w:bodyDiv w:val="1"/>
      <w:marLeft w:val="0"/>
      <w:marRight w:val="0"/>
      <w:marTop w:val="0"/>
      <w:marBottom w:val="0"/>
      <w:divBdr>
        <w:top w:val="none" w:sz="0" w:space="0" w:color="auto"/>
        <w:left w:val="none" w:sz="0" w:space="0" w:color="auto"/>
        <w:bottom w:val="none" w:sz="0" w:space="0" w:color="auto"/>
        <w:right w:val="none" w:sz="0" w:space="0" w:color="auto"/>
      </w:divBdr>
      <w:divsChild>
        <w:div w:id="471211329">
          <w:marLeft w:val="0"/>
          <w:marRight w:val="0"/>
          <w:marTop w:val="0"/>
          <w:marBottom w:val="0"/>
          <w:divBdr>
            <w:top w:val="none" w:sz="0" w:space="0" w:color="auto"/>
            <w:left w:val="none" w:sz="0" w:space="0" w:color="auto"/>
            <w:bottom w:val="none" w:sz="0" w:space="0" w:color="auto"/>
            <w:right w:val="none" w:sz="0" w:space="0" w:color="auto"/>
          </w:divBdr>
          <w:divsChild>
            <w:div w:id="8366982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18144772">
      <w:bodyDiv w:val="1"/>
      <w:marLeft w:val="0"/>
      <w:marRight w:val="0"/>
      <w:marTop w:val="0"/>
      <w:marBottom w:val="0"/>
      <w:divBdr>
        <w:top w:val="none" w:sz="0" w:space="0" w:color="auto"/>
        <w:left w:val="none" w:sz="0" w:space="0" w:color="auto"/>
        <w:bottom w:val="none" w:sz="0" w:space="0" w:color="auto"/>
        <w:right w:val="none" w:sz="0" w:space="0" w:color="auto"/>
      </w:divBdr>
    </w:div>
    <w:div w:id="1331904924">
      <w:bodyDiv w:val="1"/>
      <w:marLeft w:val="0"/>
      <w:marRight w:val="0"/>
      <w:marTop w:val="0"/>
      <w:marBottom w:val="0"/>
      <w:divBdr>
        <w:top w:val="none" w:sz="0" w:space="0" w:color="auto"/>
        <w:left w:val="none" w:sz="0" w:space="0" w:color="auto"/>
        <w:bottom w:val="none" w:sz="0" w:space="0" w:color="auto"/>
        <w:right w:val="none" w:sz="0" w:space="0" w:color="auto"/>
      </w:divBdr>
      <w:divsChild>
        <w:div w:id="303434123">
          <w:marLeft w:val="0"/>
          <w:marRight w:val="0"/>
          <w:marTop w:val="0"/>
          <w:marBottom w:val="0"/>
          <w:divBdr>
            <w:top w:val="none" w:sz="0" w:space="0" w:color="auto"/>
            <w:left w:val="none" w:sz="0" w:space="0" w:color="auto"/>
            <w:bottom w:val="none" w:sz="0" w:space="0" w:color="auto"/>
            <w:right w:val="none" w:sz="0" w:space="0" w:color="auto"/>
          </w:divBdr>
        </w:div>
        <w:div w:id="495613652">
          <w:marLeft w:val="0"/>
          <w:marRight w:val="0"/>
          <w:marTop w:val="150"/>
          <w:marBottom w:val="0"/>
          <w:divBdr>
            <w:top w:val="dashed" w:sz="6" w:space="15" w:color="EBEBEB"/>
            <w:left w:val="none" w:sz="0" w:space="0" w:color="auto"/>
            <w:bottom w:val="none" w:sz="0" w:space="0" w:color="auto"/>
            <w:right w:val="none" w:sz="0" w:space="0" w:color="auto"/>
          </w:divBdr>
        </w:div>
      </w:divsChild>
    </w:div>
    <w:div w:id="1337534558">
      <w:bodyDiv w:val="1"/>
      <w:marLeft w:val="0"/>
      <w:marRight w:val="0"/>
      <w:marTop w:val="0"/>
      <w:marBottom w:val="0"/>
      <w:divBdr>
        <w:top w:val="none" w:sz="0" w:space="0" w:color="auto"/>
        <w:left w:val="none" w:sz="0" w:space="0" w:color="auto"/>
        <w:bottom w:val="none" w:sz="0" w:space="0" w:color="auto"/>
        <w:right w:val="none" w:sz="0" w:space="0" w:color="auto"/>
      </w:divBdr>
      <w:divsChild>
        <w:div w:id="1885559933">
          <w:marLeft w:val="0"/>
          <w:marRight w:val="0"/>
          <w:marTop w:val="240"/>
          <w:marBottom w:val="240"/>
          <w:divBdr>
            <w:top w:val="none" w:sz="0" w:space="0" w:color="auto"/>
            <w:left w:val="none" w:sz="0" w:space="0" w:color="auto"/>
            <w:bottom w:val="none" w:sz="0" w:space="0" w:color="auto"/>
            <w:right w:val="none" w:sz="0" w:space="0" w:color="auto"/>
          </w:divBdr>
        </w:div>
      </w:divsChild>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405370916">
      <w:bodyDiv w:val="1"/>
      <w:marLeft w:val="0"/>
      <w:marRight w:val="0"/>
      <w:marTop w:val="0"/>
      <w:marBottom w:val="0"/>
      <w:divBdr>
        <w:top w:val="none" w:sz="0" w:space="0" w:color="auto"/>
        <w:left w:val="none" w:sz="0" w:space="0" w:color="auto"/>
        <w:bottom w:val="none" w:sz="0" w:space="0" w:color="auto"/>
        <w:right w:val="none" w:sz="0" w:space="0" w:color="auto"/>
      </w:divBdr>
    </w:div>
    <w:div w:id="1411537923">
      <w:bodyDiv w:val="1"/>
      <w:marLeft w:val="0"/>
      <w:marRight w:val="0"/>
      <w:marTop w:val="0"/>
      <w:marBottom w:val="0"/>
      <w:divBdr>
        <w:top w:val="none" w:sz="0" w:space="0" w:color="auto"/>
        <w:left w:val="none" w:sz="0" w:space="0" w:color="auto"/>
        <w:bottom w:val="none" w:sz="0" w:space="0" w:color="auto"/>
        <w:right w:val="none" w:sz="0" w:space="0" w:color="auto"/>
      </w:divBdr>
      <w:divsChild>
        <w:div w:id="711000637">
          <w:marLeft w:val="0"/>
          <w:marRight w:val="0"/>
          <w:marTop w:val="0"/>
          <w:marBottom w:val="240"/>
          <w:divBdr>
            <w:top w:val="none" w:sz="0" w:space="0" w:color="auto"/>
            <w:left w:val="none" w:sz="0" w:space="0" w:color="auto"/>
            <w:bottom w:val="none" w:sz="0" w:space="0" w:color="auto"/>
            <w:right w:val="none" w:sz="0" w:space="0" w:color="auto"/>
          </w:divBdr>
        </w:div>
      </w:divsChild>
    </w:div>
    <w:div w:id="1413967826">
      <w:bodyDiv w:val="1"/>
      <w:marLeft w:val="0"/>
      <w:marRight w:val="0"/>
      <w:marTop w:val="0"/>
      <w:marBottom w:val="0"/>
      <w:divBdr>
        <w:top w:val="none" w:sz="0" w:space="0" w:color="auto"/>
        <w:left w:val="none" w:sz="0" w:space="0" w:color="auto"/>
        <w:bottom w:val="none" w:sz="0" w:space="0" w:color="auto"/>
        <w:right w:val="none" w:sz="0" w:space="0" w:color="auto"/>
      </w:divBdr>
    </w:div>
    <w:div w:id="1415471194">
      <w:bodyDiv w:val="1"/>
      <w:marLeft w:val="0"/>
      <w:marRight w:val="0"/>
      <w:marTop w:val="0"/>
      <w:marBottom w:val="0"/>
      <w:divBdr>
        <w:top w:val="none" w:sz="0" w:space="0" w:color="auto"/>
        <w:left w:val="none" w:sz="0" w:space="0" w:color="auto"/>
        <w:bottom w:val="none" w:sz="0" w:space="0" w:color="auto"/>
        <w:right w:val="none" w:sz="0" w:space="0" w:color="auto"/>
      </w:divBdr>
    </w:div>
    <w:div w:id="1438057356">
      <w:bodyDiv w:val="1"/>
      <w:marLeft w:val="0"/>
      <w:marRight w:val="0"/>
      <w:marTop w:val="0"/>
      <w:marBottom w:val="0"/>
      <w:divBdr>
        <w:top w:val="none" w:sz="0" w:space="0" w:color="auto"/>
        <w:left w:val="none" w:sz="0" w:space="0" w:color="auto"/>
        <w:bottom w:val="none" w:sz="0" w:space="0" w:color="auto"/>
        <w:right w:val="none" w:sz="0" w:space="0" w:color="auto"/>
      </w:divBdr>
    </w:div>
    <w:div w:id="1481728335">
      <w:bodyDiv w:val="1"/>
      <w:marLeft w:val="0"/>
      <w:marRight w:val="0"/>
      <w:marTop w:val="0"/>
      <w:marBottom w:val="0"/>
      <w:divBdr>
        <w:top w:val="none" w:sz="0" w:space="0" w:color="auto"/>
        <w:left w:val="none" w:sz="0" w:space="0" w:color="auto"/>
        <w:bottom w:val="none" w:sz="0" w:space="0" w:color="auto"/>
        <w:right w:val="none" w:sz="0" w:space="0" w:color="auto"/>
      </w:divBdr>
    </w:div>
    <w:div w:id="1481966970">
      <w:bodyDiv w:val="1"/>
      <w:marLeft w:val="0"/>
      <w:marRight w:val="0"/>
      <w:marTop w:val="0"/>
      <w:marBottom w:val="0"/>
      <w:divBdr>
        <w:top w:val="none" w:sz="0" w:space="0" w:color="auto"/>
        <w:left w:val="none" w:sz="0" w:space="0" w:color="auto"/>
        <w:bottom w:val="none" w:sz="0" w:space="0" w:color="auto"/>
        <w:right w:val="none" w:sz="0" w:space="0" w:color="auto"/>
      </w:divBdr>
    </w:div>
    <w:div w:id="1492865649">
      <w:bodyDiv w:val="1"/>
      <w:marLeft w:val="0"/>
      <w:marRight w:val="0"/>
      <w:marTop w:val="0"/>
      <w:marBottom w:val="0"/>
      <w:divBdr>
        <w:top w:val="none" w:sz="0" w:space="0" w:color="auto"/>
        <w:left w:val="none" w:sz="0" w:space="0" w:color="auto"/>
        <w:bottom w:val="none" w:sz="0" w:space="0" w:color="auto"/>
        <w:right w:val="none" w:sz="0" w:space="0" w:color="auto"/>
      </w:divBdr>
    </w:div>
    <w:div w:id="1528374624">
      <w:bodyDiv w:val="1"/>
      <w:marLeft w:val="0"/>
      <w:marRight w:val="0"/>
      <w:marTop w:val="0"/>
      <w:marBottom w:val="0"/>
      <w:divBdr>
        <w:top w:val="none" w:sz="0" w:space="0" w:color="auto"/>
        <w:left w:val="none" w:sz="0" w:space="0" w:color="auto"/>
        <w:bottom w:val="none" w:sz="0" w:space="0" w:color="auto"/>
        <w:right w:val="none" w:sz="0" w:space="0" w:color="auto"/>
      </w:divBdr>
    </w:div>
    <w:div w:id="1534927242">
      <w:bodyDiv w:val="1"/>
      <w:marLeft w:val="0"/>
      <w:marRight w:val="0"/>
      <w:marTop w:val="0"/>
      <w:marBottom w:val="0"/>
      <w:divBdr>
        <w:top w:val="none" w:sz="0" w:space="0" w:color="auto"/>
        <w:left w:val="none" w:sz="0" w:space="0" w:color="auto"/>
        <w:bottom w:val="none" w:sz="0" w:space="0" w:color="auto"/>
        <w:right w:val="none" w:sz="0" w:space="0" w:color="auto"/>
      </w:divBdr>
    </w:div>
    <w:div w:id="1551190367">
      <w:bodyDiv w:val="1"/>
      <w:marLeft w:val="0"/>
      <w:marRight w:val="0"/>
      <w:marTop w:val="0"/>
      <w:marBottom w:val="0"/>
      <w:divBdr>
        <w:top w:val="none" w:sz="0" w:space="0" w:color="auto"/>
        <w:left w:val="none" w:sz="0" w:space="0" w:color="auto"/>
        <w:bottom w:val="none" w:sz="0" w:space="0" w:color="auto"/>
        <w:right w:val="none" w:sz="0" w:space="0" w:color="auto"/>
      </w:divBdr>
    </w:div>
    <w:div w:id="1552224901">
      <w:bodyDiv w:val="1"/>
      <w:marLeft w:val="0"/>
      <w:marRight w:val="0"/>
      <w:marTop w:val="0"/>
      <w:marBottom w:val="0"/>
      <w:divBdr>
        <w:top w:val="none" w:sz="0" w:space="0" w:color="auto"/>
        <w:left w:val="none" w:sz="0" w:space="0" w:color="auto"/>
        <w:bottom w:val="none" w:sz="0" w:space="0" w:color="auto"/>
        <w:right w:val="none" w:sz="0" w:space="0" w:color="auto"/>
      </w:divBdr>
    </w:div>
    <w:div w:id="1576813526">
      <w:bodyDiv w:val="1"/>
      <w:marLeft w:val="0"/>
      <w:marRight w:val="0"/>
      <w:marTop w:val="0"/>
      <w:marBottom w:val="0"/>
      <w:divBdr>
        <w:top w:val="none" w:sz="0" w:space="0" w:color="auto"/>
        <w:left w:val="none" w:sz="0" w:space="0" w:color="auto"/>
        <w:bottom w:val="none" w:sz="0" w:space="0" w:color="auto"/>
        <w:right w:val="none" w:sz="0" w:space="0" w:color="auto"/>
      </w:divBdr>
    </w:div>
    <w:div w:id="1578056711">
      <w:bodyDiv w:val="1"/>
      <w:marLeft w:val="0"/>
      <w:marRight w:val="0"/>
      <w:marTop w:val="0"/>
      <w:marBottom w:val="0"/>
      <w:divBdr>
        <w:top w:val="none" w:sz="0" w:space="0" w:color="auto"/>
        <w:left w:val="none" w:sz="0" w:space="0" w:color="auto"/>
        <w:bottom w:val="none" w:sz="0" w:space="0" w:color="auto"/>
        <w:right w:val="none" w:sz="0" w:space="0" w:color="auto"/>
      </w:divBdr>
    </w:div>
    <w:div w:id="1622615756">
      <w:bodyDiv w:val="1"/>
      <w:marLeft w:val="0"/>
      <w:marRight w:val="0"/>
      <w:marTop w:val="0"/>
      <w:marBottom w:val="0"/>
      <w:divBdr>
        <w:top w:val="none" w:sz="0" w:space="0" w:color="auto"/>
        <w:left w:val="none" w:sz="0" w:space="0" w:color="auto"/>
        <w:bottom w:val="none" w:sz="0" w:space="0" w:color="auto"/>
        <w:right w:val="none" w:sz="0" w:space="0" w:color="auto"/>
      </w:divBdr>
      <w:divsChild>
        <w:div w:id="1130443162">
          <w:marLeft w:val="0"/>
          <w:marRight w:val="0"/>
          <w:marTop w:val="0"/>
          <w:marBottom w:val="0"/>
          <w:divBdr>
            <w:top w:val="single" w:sz="2" w:space="4" w:color="FFFFFF"/>
            <w:left w:val="single" w:sz="2" w:space="11" w:color="FFFFFF"/>
            <w:bottom w:val="single" w:sz="2" w:space="1" w:color="FFFFFF"/>
            <w:right w:val="single" w:sz="2" w:space="4" w:color="FFFFFF"/>
          </w:divBdr>
          <w:divsChild>
            <w:div w:id="217058790">
              <w:marLeft w:val="0"/>
              <w:marRight w:val="0"/>
              <w:marTop w:val="0"/>
              <w:marBottom w:val="0"/>
              <w:divBdr>
                <w:top w:val="none" w:sz="0" w:space="0" w:color="auto"/>
                <w:left w:val="none" w:sz="0" w:space="0" w:color="auto"/>
                <w:bottom w:val="none" w:sz="0" w:space="0" w:color="auto"/>
                <w:right w:val="none" w:sz="0" w:space="0" w:color="auto"/>
              </w:divBdr>
            </w:div>
          </w:divsChild>
        </w:div>
        <w:div w:id="1991252808">
          <w:marLeft w:val="0"/>
          <w:marRight w:val="0"/>
          <w:marTop w:val="0"/>
          <w:marBottom w:val="0"/>
          <w:divBdr>
            <w:top w:val="single" w:sz="2" w:space="1" w:color="FFFFFF"/>
            <w:left w:val="single" w:sz="2" w:space="11" w:color="FFFFFF"/>
            <w:bottom w:val="single" w:sz="2" w:space="1" w:color="FFFFFF"/>
            <w:right w:val="single" w:sz="2" w:space="4" w:color="FFFFFF"/>
          </w:divBdr>
          <w:divsChild>
            <w:div w:id="1993673235">
              <w:marLeft w:val="0"/>
              <w:marRight w:val="0"/>
              <w:marTop w:val="0"/>
              <w:marBottom w:val="0"/>
              <w:divBdr>
                <w:top w:val="none" w:sz="0" w:space="0" w:color="auto"/>
                <w:left w:val="none" w:sz="0" w:space="0" w:color="auto"/>
                <w:bottom w:val="none" w:sz="0" w:space="0" w:color="auto"/>
                <w:right w:val="none" w:sz="0" w:space="0" w:color="auto"/>
              </w:divBdr>
            </w:div>
          </w:divsChild>
        </w:div>
        <w:div w:id="506212988">
          <w:marLeft w:val="0"/>
          <w:marRight w:val="0"/>
          <w:marTop w:val="0"/>
          <w:marBottom w:val="0"/>
          <w:divBdr>
            <w:top w:val="single" w:sz="2" w:space="1" w:color="FFFFFF"/>
            <w:left w:val="single" w:sz="2" w:space="11" w:color="FFFFFF"/>
            <w:bottom w:val="single" w:sz="2" w:space="1" w:color="FFFFFF"/>
            <w:right w:val="single" w:sz="2" w:space="4" w:color="FFFFFF"/>
          </w:divBdr>
          <w:divsChild>
            <w:div w:id="552011917">
              <w:marLeft w:val="0"/>
              <w:marRight w:val="0"/>
              <w:marTop w:val="0"/>
              <w:marBottom w:val="0"/>
              <w:divBdr>
                <w:top w:val="none" w:sz="0" w:space="0" w:color="auto"/>
                <w:left w:val="none" w:sz="0" w:space="0" w:color="auto"/>
                <w:bottom w:val="none" w:sz="0" w:space="0" w:color="auto"/>
                <w:right w:val="none" w:sz="0" w:space="0" w:color="auto"/>
              </w:divBdr>
            </w:div>
          </w:divsChild>
        </w:div>
        <w:div w:id="1213157464">
          <w:marLeft w:val="0"/>
          <w:marRight w:val="0"/>
          <w:marTop w:val="0"/>
          <w:marBottom w:val="0"/>
          <w:divBdr>
            <w:top w:val="single" w:sz="2" w:space="1" w:color="FFFFFF"/>
            <w:left w:val="single" w:sz="2" w:space="11" w:color="FFFFFF"/>
            <w:bottom w:val="single" w:sz="2" w:space="1" w:color="FFFFFF"/>
            <w:right w:val="single" w:sz="2" w:space="4" w:color="FFFFFF"/>
          </w:divBdr>
          <w:divsChild>
            <w:div w:id="1333025450">
              <w:marLeft w:val="0"/>
              <w:marRight w:val="0"/>
              <w:marTop w:val="0"/>
              <w:marBottom w:val="0"/>
              <w:divBdr>
                <w:top w:val="none" w:sz="0" w:space="0" w:color="auto"/>
                <w:left w:val="none" w:sz="0" w:space="0" w:color="auto"/>
                <w:bottom w:val="none" w:sz="0" w:space="0" w:color="auto"/>
                <w:right w:val="none" w:sz="0" w:space="0" w:color="auto"/>
              </w:divBdr>
            </w:div>
          </w:divsChild>
        </w:div>
        <w:div w:id="1503664873">
          <w:marLeft w:val="0"/>
          <w:marRight w:val="0"/>
          <w:marTop w:val="0"/>
          <w:marBottom w:val="0"/>
          <w:divBdr>
            <w:top w:val="single" w:sz="2" w:space="1" w:color="FFFFFF"/>
            <w:left w:val="single" w:sz="2" w:space="11" w:color="FFFFFF"/>
            <w:bottom w:val="single" w:sz="2" w:space="1" w:color="FFFFFF"/>
            <w:right w:val="single" w:sz="2" w:space="4" w:color="FFFFFF"/>
          </w:divBdr>
          <w:divsChild>
            <w:div w:id="1607078879">
              <w:marLeft w:val="0"/>
              <w:marRight w:val="0"/>
              <w:marTop w:val="0"/>
              <w:marBottom w:val="0"/>
              <w:divBdr>
                <w:top w:val="none" w:sz="0" w:space="0" w:color="auto"/>
                <w:left w:val="none" w:sz="0" w:space="0" w:color="auto"/>
                <w:bottom w:val="none" w:sz="0" w:space="0" w:color="auto"/>
                <w:right w:val="none" w:sz="0" w:space="0" w:color="auto"/>
              </w:divBdr>
            </w:div>
          </w:divsChild>
        </w:div>
        <w:div w:id="1259751288">
          <w:marLeft w:val="0"/>
          <w:marRight w:val="0"/>
          <w:marTop w:val="0"/>
          <w:marBottom w:val="0"/>
          <w:divBdr>
            <w:top w:val="single" w:sz="2" w:space="1" w:color="FFFFFF"/>
            <w:left w:val="single" w:sz="2" w:space="11" w:color="FFFFFF"/>
            <w:bottom w:val="single" w:sz="2" w:space="1" w:color="FFFFFF"/>
            <w:right w:val="single" w:sz="2" w:space="4" w:color="FFFFFF"/>
          </w:divBdr>
          <w:divsChild>
            <w:div w:id="1508058834">
              <w:marLeft w:val="0"/>
              <w:marRight w:val="0"/>
              <w:marTop w:val="0"/>
              <w:marBottom w:val="0"/>
              <w:divBdr>
                <w:top w:val="none" w:sz="0" w:space="0" w:color="auto"/>
                <w:left w:val="none" w:sz="0" w:space="0" w:color="auto"/>
                <w:bottom w:val="none" w:sz="0" w:space="0" w:color="auto"/>
                <w:right w:val="none" w:sz="0" w:space="0" w:color="auto"/>
              </w:divBdr>
            </w:div>
          </w:divsChild>
        </w:div>
        <w:div w:id="348603205">
          <w:marLeft w:val="0"/>
          <w:marRight w:val="0"/>
          <w:marTop w:val="0"/>
          <w:marBottom w:val="0"/>
          <w:divBdr>
            <w:top w:val="single" w:sz="2" w:space="1" w:color="FFFFFF"/>
            <w:left w:val="single" w:sz="2" w:space="11" w:color="FFFFFF"/>
            <w:bottom w:val="single" w:sz="2" w:space="1" w:color="FFFFFF"/>
            <w:right w:val="single" w:sz="2" w:space="4" w:color="FFFFFF"/>
          </w:divBdr>
          <w:divsChild>
            <w:div w:id="1544438415">
              <w:marLeft w:val="0"/>
              <w:marRight w:val="0"/>
              <w:marTop w:val="0"/>
              <w:marBottom w:val="0"/>
              <w:divBdr>
                <w:top w:val="none" w:sz="0" w:space="0" w:color="auto"/>
                <w:left w:val="none" w:sz="0" w:space="0" w:color="auto"/>
                <w:bottom w:val="none" w:sz="0" w:space="0" w:color="auto"/>
                <w:right w:val="none" w:sz="0" w:space="0" w:color="auto"/>
              </w:divBdr>
            </w:div>
          </w:divsChild>
        </w:div>
        <w:div w:id="938491560">
          <w:marLeft w:val="0"/>
          <w:marRight w:val="0"/>
          <w:marTop w:val="0"/>
          <w:marBottom w:val="0"/>
          <w:divBdr>
            <w:top w:val="single" w:sz="2" w:space="1" w:color="FFFFFF"/>
            <w:left w:val="single" w:sz="2" w:space="11" w:color="FFFFFF"/>
            <w:bottom w:val="single" w:sz="2" w:space="1" w:color="FFFFFF"/>
            <w:right w:val="single" w:sz="2" w:space="4" w:color="FFFFFF"/>
          </w:divBdr>
          <w:divsChild>
            <w:div w:id="1259943951">
              <w:marLeft w:val="0"/>
              <w:marRight w:val="0"/>
              <w:marTop w:val="0"/>
              <w:marBottom w:val="0"/>
              <w:divBdr>
                <w:top w:val="none" w:sz="0" w:space="0" w:color="auto"/>
                <w:left w:val="none" w:sz="0" w:space="0" w:color="auto"/>
                <w:bottom w:val="none" w:sz="0" w:space="0" w:color="auto"/>
                <w:right w:val="none" w:sz="0" w:space="0" w:color="auto"/>
              </w:divBdr>
            </w:div>
          </w:divsChild>
        </w:div>
        <w:div w:id="2052025760">
          <w:marLeft w:val="0"/>
          <w:marRight w:val="0"/>
          <w:marTop w:val="0"/>
          <w:marBottom w:val="0"/>
          <w:divBdr>
            <w:top w:val="single" w:sz="2" w:space="1" w:color="FFFFFF"/>
            <w:left w:val="single" w:sz="2" w:space="11" w:color="FFFFFF"/>
            <w:bottom w:val="single" w:sz="2" w:space="1" w:color="FFFFFF"/>
            <w:right w:val="single" w:sz="2" w:space="4" w:color="FFFFFF"/>
          </w:divBdr>
          <w:divsChild>
            <w:div w:id="1022977328">
              <w:marLeft w:val="0"/>
              <w:marRight w:val="0"/>
              <w:marTop w:val="0"/>
              <w:marBottom w:val="0"/>
              <w:divBdr>
                <w:top w:val="none" w:sz="0" w:space="0" w:color="auto"/>
                <w:left w:val="none" w:sz="0" w:space="0" w:color="auto"/>
                <w:bottom w:val="none" w:sz="0" w:space="0" w:color="auto"/>
                <w:right w:val="none" w:sz="0" w:space="0" w:color="auto"/>
              </w:divBdr>
            </w:div>
          </w:divsChild>
        </w:div>
        <w:div w:id="24838567">
          <w:marLeft w:val="0"/>
          <w:marRight w:val="0"/>
          <w:marTop w:val="0"/>
          <w:marBottom w:val="0"/>
          <w:divBdr>
            <w:top w:val="single" w:sz="2" w:space="1" w:color="FFFFFF"/>
            <w:left w:val="single" w:sz="2" w:space="11" w:color="FFFFFF"/>
            <w:bottom w:val="single" w:sz="2" w:space="1" w:color="FFFFFF"/>
            <w:right w:val="single" w:sz="2" w:space="4" w:color="FFFFFF"/>
          </w:divBdr>
          <w:divsChild>
            <w:div w:id="735473462">
              <w:marLeft w:val="0"/>
              <w:marRight w:val="0"/>
              <w:marTop w:val="0"/>
              <w:marBottom w:val="0"/>
              <w:divBdr>
                <w:top w:val="none" w:sz="0" w:space="0" w:color="auto"/>
                <w:left w:val="none" w:sz="0" w:space="0" w:color="auto"/>
                <w:bottom w:val="none" w:sz="0" w:space="0" w:color="auto"/>
                <w:right w:val="none" w:sz="0" w:space="0" w:color="auto"/>
              </w:divBdr>
            </w:div>
          </w:divsChild>
        </w:div>
        <w:div w:id="449664799">
          <w:marLeft w:val="0"/>
          <w:marRight w:val="0"/>
          <w:marTop w:val="0"/>
          <w:marBottom w:val="0"/>
          <w:divBdr>
            <w:top w:val="single" w:sz="2" w:space="1" w:color="FFFFFF"/>
            <w:left w:val="single" w:sz="2" w:space="11" w:color="FFFFFF"/>
            <w:bottom w:val="single" w:sz="2" w:space="1" w:color="FFFFFF"/>
            <w:right w:val="single" w:sz="2" w:space="4" w:color="FFFFFF"/>
          </w:divBdr>
          <w:divsChild>
            <w:div w:id="1993632146">
              <w:marLeft w:val="0"/>
              <w:marRight w:val="0"/>
              <w:marTop w:val="0"/>
              <w:marBottom w:val="0"/>
              <w:divBdr>
                <w:top w:val="none" w:sz="0" w:space="0" w:color="auto"/>
                <w:left w:val="none" w:sz="0" w:space="0" w:color="auto"/>
                <w:bottom w:val="none" w:sz="0" w:space="0" w:color="auto"/>
                <w:right w:val="none" w:sz="0" w:space="0" w:color="auto"/>
              </w:divBdr>
            </w:div>
          </w:divsChild>
        </w:div>
        <w:div w:id="28646562">
          <w:marLeft w:val="0"/>
          <w:marRight w:val="0"/>
          <w:marTop w:val="0"/>
          <w:marBottom w:val="0"/>
          <w:divBdr>
            <w:top w:val="single" w:sz="2" w:space="1" w:color="FFFFFF"/>
            <w:left w:val="single" w:sz="2" w:space="11" w:color="FFFFFF"/>
            <w:bottom w:val="single" w:sz="2" w:space="1" w:color="FFFFFF"/>
            <w:right w:val="single" w:sz="2" w:space="4" w:color="FFFFFF"/>
          </w:divBdr>
          <w:divsChild>
            <w:div w:id="1482769169">
              <w:marLeft w:val="0"/>
              <w:marRight w:val="0"/>
              <w:marTop w:val="0"/>
              <w:marBottom w:val="0"/>
              <w:divBdr>
                <w:top w:val="none" w:sz="0" w:space="0" w:color="auto"/>
                <w:left w:val="none" w:sz="0" w:space="0" w:color="auto"/>
                <w:bottom w:val="none" w:sz="0" w:space="0" w:color="auto"/>
                <w:right w:val="none" w:sz="0" w:space="0" w:color="auto"/>
              </w:divBdr>
            </w:div>
          </w:divsChild>
        </w:div>
        <w:div w:id="2137292101">
          <w:marLeft w:val="0"/>
          <w:marRight w:val="0"/>
          <w:marTop w:val="0"/>
          <w:marBottom w:val="0"/>
          <w:divBdr>
            <w:top w:val="single" w:sz="2" w:space="1" w:color="FFFFFF"/>
            <w:left w:val="single" w:sz="2" w:space="11" w:color="FFFFFF"/>
            <w:bottom w:val="single" w:sz="2" w:space="1" w:color="FFFFFF"/>
            <w:right w:val="single" w:sz="2" w:space="4" w:color="FFFFFF"/>
          </w:divBdr>
          <w:divsChild>
            <w:div w:id="1919755083">
              <w:marLeft w:val="0"/>
              <w:marRight w:val="0"/>
              <w:marTop w:val="0"/>
              <w:marBottom w:val="0"/>
              <w:divBdr>
                <w:top w:val="none" w:sz="0" w:space="0" w:color="auto"/>
                <w:left w:val="none" w:sz="0" w:space="0" w:color="auto"/>
                <w:bottom w:val="none" w:sz="0" w:space="0" w:color="auto"/>
                <w:right w:val="none" w:sz="0" w:space="0" w:color="auto"/>
              </w:divBdr>
            </w:div>
          </w:divsChild>
        </w:div>
        <w:div w:id="728000322">
          <w:marLeft w:val="0"/>
          <w:marRight w:val="0"/>
          <w:marTop w:val="0"/>
          <w:marBottom w:val="0"/>
          <w:divBdr>
            <w:top w:val="single" w:sz="2" w:space="1" w:color="FFFFFF"/>
            <w:left w:val="single" w:sz="2" w:space="11" w:color="FFFFFF"/>
            <w:bottom w:val="single" w:sz="2" w:space="1" w:color="FFFFFF"/>
            <w:right w:val="single" w:sz="2" w:space="4" w:color="FFFFFF"/>
          </w:divBdr>
          <w:divsChild>
            <w:div w:id="1597057548">
              <w:marLeft w:val="0"/>
              <w:marRight w:val="0"/>
              <w:marTop w:val="0"/>
              <w:marBottom w:val="0"/>
              <w:divBdr>
                <w:top w:val="none" w:sz="0" w:space="0" w:color="auto"/>
                <w:left w:val="none" w:sz="0" w:space="0" w:color="auto"/>
                <w:bottom w:val="none" w:sz="0" w:space="0" w:color="auto"/>
                <w:right w:val="none" w:sz="0" w:space="0" w:color="auto"/>
              </w:divBdr>
            </w:div>
          </w:divsChild>
        </w:div>
        <w:div w:id="1842697566">
          <w:marLeft w:val="0"/>
          <w:marRight w:val="0"/>
          <w:marTop w:val="0"/>
          <w:marBottom w:val="0"/>
          <w:divBdr>
            <w:top w:val="single" w:sz="2" w:space="1" w:color="FFFFFF"/>
            <w:left w:val="single" w:sz="2" w:space="11" w:color="FFFFFF"/>
            <w:bottom w:val="single" w:sz="2" w:space="1" w:color="FFFFFF"/>
            <w:right w:val="single" w:sz="2" w:space="4" w:color="FFFFFF"/>
          </w:divBdr>
          <w:divsChild>
            <w:div w:id="2074235335">
              <w:marLeft w:val="0"/>
              <w:marRight w:val="0"/>
              <w:marTop w:val="0"/>
              <w:marBottom w:val="0"/>
              <w:divBdr>
                <w:top w:val="none" w:sz="0" w:space="0" w:color="auto"/>
                <w:left w:val="none" w:sz="0" w:space="0" w:color="auto"/>
                <w:bottom w:val="none" w:sz="0" w:space="0" w:color="auto"/>
                <w:right w:val="none" w:sz="0" w:space="0" w:color="auto"/>
              </w:divBdr>
            </w:div>
          </w:divsChild>
        </w:div>
        <w:div w:id="309216438">
          <w:marLeft w:val="0"/>
          <w:marRight w:val="0"/>
          <w:marTop w:val="0"/>
          <w:marBottom w:val="0"/>
          <w:divBdr>
            <w:top w:val="single" w:sz="2" w:space="1" w:color="FFFFFF"/>
            <w:left w:val="single" w:sz="2" w:space="11" w:color="FFFFFF"/>
            <w:bottom w:val="single" w:sz="2" w:space="1" w:color="FFFFFF"/>
            <w:right w:val="single" w:sz="2" w:space="4" w:color="FFFFFF"/>
          </w:divBdr>
          <w:divsChild>
            <w:div w:id="109400834">
              <w:marLeft w:val="0"/>
              <w:marRight w:val="0"/>
              <w:marTop w:val="0"/>
              <w:marBottom w:val="0"/>
              <w:divBdr>
                <w:top w:val="none" w:sz="0" w:space="0" w:color="auto"/>
                <w:left w:val="none" w:sz="0" w:space="0" w:color="auto"/>
                <w:bottom w:val="none" w:sz="0" w:space="0" w:color="auto"/>
                <w:right w:val="none" w:sz="0" w:space="0" w:color="auto"/>
              </w:divBdr>
            </w:div>
          </w:divsChild>
        </w:div>
        <w:div w:id="1008679538">
          <w:marLeft w:val="0"/>
          <w:marRight w:val="0"/>
          <w:marTop w:val="0"/>
          <w:marBottom w:val="0"/>
          <w:divBdr>
            <w:top w:val="single" w:sz="2" w:space="1" w:color="FFFFFF"/>
            <w:left w:val="single" w:sz="2" w:space="11" w:color="FFFFFF"/>
            <w:bottom w:val="single" w:sz="2" w:space="1" w:color="FFFFFF"/>
            <w:right w:val="single" w:sz="2" w:space="4" w:color="FFFFFF"/>
          </w:divBdr>
          <w:divsChild>
            <w:div w:id="323700482">
              <w:marLeft w:val="0"/>
              <w:marRight w:val="0"/>
              <w:marTop w:val="0"/>
              <w:marBottom w:val="0"/>
              <w:divBdr>
                <w:top w:val="none" w:sz="0" w:space="0" w:color="auto"/>
                <w:left w:val="none" w:sz="0" w:space="0" w:color="auto"/>
                <w:bottom w:val="none" w:sz="0" w:space="0" w:color="auto"/>
                <w:right w:val="none" w:sz="0" w:space="0" w:color="auto"/>
              </w:divBdr>
            </w:div>
          </w:divsChild>
        </w:div>
        <w:div w:id="1890530386">
          <w:marLeft w:val="0"/>
          <w:marRight w:val="0"/>
          <w:marTop w:val="0"/>
          <w:marBottom w:val="0"/>
          <w:divBdr>
            <w:top w:val="single" w:sz="2" w:space="1" w:color="FFFFFF"/>
            <w:left w:val="single" w:sz="2" w:space="11" w:color="FFFFFF"/>
            <w:bottom w:val="single" w:sz="2" w:space="1" w:color="FFFFFF"/>
            <w:right w:val="single" w:sz="2" w:space="4" w:color="FFFFFF"/>
          </w:divBdr>
          <w:divsChild>
            <w:div w:id="1247959009">
              <w:marLeft w:val="0"/>
              <w:marRight w:val="0"/>
              <w:marTop w:val="0"/>
              <w:marBottom w:val="0"/>
              <w:divBdr>
                <w:top w:val="none" w:sz="0" w:space="0" w:color="auto"/>
                <w:left w:val="none" w:sz="0" w:space="0" w:color="auto"/>
                <w:bottom w:val="none" w:sz="0" w:space="0" w:color="auto"/>
                <w:right w:val="none" w:sz="0" w:space="0" w:color="auto"/>
              </w:divBdr>
            </w:div>
          </w:divsChild>
        </w:div>
        <w:div w:id="417336787">
          <w:marLeft w:val="0"/>
          <w:marRight w:val="0"/>
          <w:marTop w:val="0"/>
          <w:marBottom w:val="0"/>
          <w:divBdr>
            <w:top w:val="single" w:sz="2" w:space="1" w:color="FFFFFF"/>
            <w:left w:val="single" w:sz="2" w:space="11" w:color="FFFFFF"/>
            <w:bottom w:val="single" w:sz="2" w:space="1" w:color="FFFFFF"/>
            <w:right w:val="single" w:sz="2" w:space="4" w:color="FFFFFF"/>
          </w:divBdr>
          <w:divsChild>
            <w:div w:id="1385791127">
              <w:marLeft w:val="0"/>
              <w:marRight w:val="0"/>
              <w:marTop w:val="0"/>
              <w:marBottom w:val="0"/>
              <w:divBdr>
                <w:top w:val="none" w:sz="0" w:space="0" w:color="auto"/>
                <w:left w:val="none" w:sz="0" w:space="0" w:color="auto"/>
                <w:bottom w:val="none" w:sz="0" w:space="0" w:color="auto"/>
                <w:right w:val="none" w:sz="0" w:space="0" w:color="auto"/>
              </w:divBdr>
            </w:div>
          </w:divsChild>
        </w:div>
        <w:div w:id="1935282832">
          <w:marLeft w:val="0"/>
          <w:marRight w:val="0"/>
          <w:marTop w:val="0"/>
          <w:marBottom w:val="0"/>
          <w:divBdr>
            <w:top w:val="single" w:sz="2" w:space="1" w:color="FFFFFF"/>
            <w:left w:val="single" w:sz="2" w:space="11" w:color="FFFFFF"/>
            <w:bottom w:val="single" w:sz="2" w:space="1" w:color="FFFFFF"/>
            <w:right w:val="single" w:sz="2" w:space="4" w:color="FFFFFF"/>
          </w:divBdr>
          <w:divsChild>
            <w:div w:id="1376193990">
              <w:marLeft w:val="0"/>
              <w:marRight w:val="0"/>
              <w:marTop w:val="0"/>
              <w:marBottom w:val="0"/>
              <w:divBdr>
                <w:top w:val="none" w:sz="0" w:space="0" w:color="auto"/>
                <w:left w:val="none" w:sz="0" w:space="0" w:color="auto"/>
                <w:bottom w:val="none" w:sz="0" w:space="0" w:color="auto"/>
                <w:right w:val="none" w:sz="0" w:space="0" w:color="auto"/>
              </w:divBdr>
            </w:div>
          </w:divsChild>
        </w:div>
        <w:div w:id="602760331">
          <w:marLeft w:val="0"/>
          <w:marRight w:val="0"/>
          <w:marTop w:val="0"/>
          <w:marBottom w:val="0"/>
          <w:divBdr>
            <w:top w:val="single" w:sz="2" w:space="1" w:color="FFFFFF"/>
            <w:left w:val="single" w:sz="2" w:space="11" w:color="FFFFFF"/>
            <w:bottom w:val="single" w:sz="2" w:space="1" w:color="FFFFFF"/>
            <w:right w:val="single" w:sz="2" w:space="4" w:color="FFFFFF"/>
          </w:divBdr>
          <w:divsChild>
            <w:div w:id="672421037">
              <w:marLeft w:val="0"/>
              <w:marRight w:val="0"/>
              <w:marTop w:val="0"/>
              <w:marBottom w:val="0"/>
              <w:divBdr>
                <w:top w:val="none" w:sz="0" w:space="0" w:color="auto"/>
                <w:left w:val="none" w:sz="0" w:space="0" w:color="auto"/>
                <w:bottom w:val="none" w:sz="0" w:space="0" w:color="auto"/>
                <w:right w:val="none" w:sz="0" w:space="0" w:color="auto"/>
              </w:divBdr>
            </w:div>
          </w:divsChild>
        </w:div>
        <w:div w:id="688260487">
          <w:marLeft w:val="0"/>
          <w:marRight w:val="0"/>
          <w:marTop w:val="0"/>
          <w:marBottom w:val="0"/>
          <w:divBdr>
            <w:top w:val="single" w:sz="2" w:space="1" w:color="FFFFFF"/>
            <w:left w:val="single" w:sz="2" w:space="11" w:color="FFFFFF"/>
            <w:bottom w:val="single" w:sz="2" w:space="1" w:color="FFFFFF"/>
            <w:right w:val="single" w:sz="2" w:space="4" w:color="FFFFFF"/>
          </w:divBdr>
          <w:divsChild>
            <w:div w:id="1048334312">
              <w:marLeft w:val="0"/>
              <w:marRight w:val="0"/>
              <w:marTop w:val="0"/>
              <w:marBottom w:val="0"/>
              <w:divBdr>
                <w:top w:val="none" w:sz="0" w:space="0" w:color="auto"/>
                <w:left w:val="none" w:sz="0" w:space="0" w:color="auto"/>
                <w:bottom w:val="none" w:sz="0" w:space="0" w:color="auto"/>
                <w:right w:val="none" w:sz="0" w:space="0" w:color="auto"/>
              </w:divBdr>
            </w:div>
          </w:divsChild>
        </w:div>
        <w:div w:id="573124994">
          <w:marLeft w:val="0"/>
          <w:marRight w:val="0"/>
          <w:marTop w:val="0"/>
          <w:marBottom w:val="0"/>
          <w:divBdr>
            <w:top w:val="single" w:sz="2" w:space="1" w:color="FFFFFF"/>
            <w:left w:val="single" w:sz="2" w:space="11" w:color="FFFFFF"/>
            <w:bottom w:val="single" w:sz="2" w:space="4" w:color="FFFFFF"/>
            <w:right w:val="single" w:sz="2" w:space="4" w:color="FFFFFF"/>
          </w:divBdr>
          <w:divsChild>
            <w:div w:id="5902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09897">
      <w:bodyDiv w:val="1"/>
      <w:marLeft w:val="0"/>
      <w:marRight w:val="0"/>
      <w:marTop w:val="0"/>
      <w:marBottom w:val="0"/>
      <w:divBdr>
        <w:top w:val="none" w:sz="0" w:space="0" w:color="auto"/>
        <w:left w:val="none" w:sz="0" w:space="0" w:color="auto"/>
        <w:bottom w:val="none" w:sz="0" w:space="0" w:color="auto"/>
        <w:right w:val="none" w:sz="0" w:space="0" w:color="auto"/>
      </w:divBdr>
    </w:div>
    <w:div w:id="1644458239">
      <w:bodyDiv w:val="1"/>
      <w:marLeft w:val="0"/>
      <w:marRight w:val="0"/>
      <w:marTop w:val="0"/>
      <w:marBottom w:val="0"/>
      <w:divBdr>
        <w:top w:val="none" w:sz="0" w:space="0" w:color="auto"/>
        <w:left w:val="none" w:sz="0" w:space="0" w:color="auto"/>
        <w:bottom w:val="none" w:sz="0" w:space="0" w:color="auto"/>
        <w:right w:val="none" w:sz="0" w:space="0" w:color="auto"/>
      </w:divBdr>
    </w:div>
    <w:div w:id="1654991609">
      <w:bodyDiv w:val="1"/>
      <w:marLeft w:val="0"/>
      <w:marRight w:val="0"/>
      <w:marTop w:val="0"/>
      <w:marBottom w:val="0"/>
      <w:divBdr>
        <w:top w:val="none" w:sz="0" w:space="0" w:color="auto"/>
        <w:left w:val="none" w:sz="0" w:space="0" w:color="auto"/>
        <w:bottom w:val="none" w:sz="0" w:space="0" w:color="auto"/>
        <w:right w:val="none" w:sz="0" w:space="0" w:color="auto"/>
      </w:divBdr>
    </w:div>
    <w:div w:id="1657956975">
      <w:bodyDiv w:val="1"/>
      <w:marLeft w:val="0"/>
      <w:marRight w:val="0"/>
      <w:marTop w:val="0"/>
      <w:marBottom w:val="0"/>
      <w:divBdr>
        <w:top w:val="none" w:sz="0" w:space="0" w:color="auto"/>
        <w:left w:val="none" w:sz="0" w:space="0" w:color="auto"/>
        <w:bottom w:val="none" w:sz="0" w:space="0" w:color="auto"/>
        <w:right w:val="none" w:sz="0" w:space="0" w:color="auto"/>
      </w:divBdr>
    </w:div>
    <w:div w:id="1657957109">
      <w:bodyDiv w:val="1"/>
      <w:marLeft w:val="0"/>
      <w:marRight w:val="0"/>
      <w:marTop w:val="0"/>
      <w:marBottom w:val="0"/>
      <w:divBdr>
        <w:top w:val="none" w:sz="0" w:space="0" w:color="auto"/>
        <w:left w:val="none" w:sz="0" w:space="0" w:color="auto"/>
        <w:bottom w:val="none" w:sz="0" w:space="0" w:color="auto"/>
        <w:right w:val="none" w:sz="0" w:space="0" w:color="auto"/>
      </w:divBdr>
      <w:divsChild>
        <w:div w:id="676614100">
          <w:marLeft w:val="0"/>
          <w:marRight w:val="0"/>
          <w:marTop w:val="0"/>
          <w:marBottom w:val="240"/>
          <w:divBdr>
            <w:top w:val="none" w:sz="0" w:space="0" w:color="auto"/>
            <w:left w:val="none" w:sz="0" w:space="0" w:color="auto"/>
            <w:bottom w:val="none" w:sz="0" w:space="0" w:color="auto"/>
            <w:right w:val="none" w:sz="0" w:space="0" w:color="auto"/>
          </w:divBdr>
        </w:div>
        <w:div w:id="665942994">
          <w:marLeft w:val="0"/>
          <w:marRight w:val="0"/>
          <w:marTop w:val="0"/>
          <w:marBottom w:val="240"/>
          <w:divBdr>
            <w:top w:val="none" w:sz="0" w:space="0" w:color="auto"/>
            <w:left w:val="none" w:sz="0" w:space="0" w:color="auto"/>
            <w:bottom w:val="none" w:sz="0" w:space="0" w:color="auto"/>
            <w:right w:val="none" w:sz="0" w:space="0" w:color="auto"/>
          </w:divBdr>
        </w:div>
      </w:divsChild>
    </w:div>
    <w:div w:id="1670523677">
      <w:bodyDiv w:val="1"/>
      <w:marLeft w:val="0"/>
      <w:marRight w:val="0"/>
      <w:marTop w:val="0"/>
      <w:marBottom w:val="0"/>
      <w:divBdr>
        <w:top w:val="none" w:sz="0" w:space="0" w:color="auto"/>
        <w:left w:val="none" w:sz="0" w:space="0" w:color="auto"/>
        <w:bottom w:val="none" w:sz="0" w:space="0" w:color="auto"/>
        <w:right w:val="none" w:sz="0" w:space="0" w:color="auto"/>
      </w:divBdr>
    </w:div>
    <w:div w:id="1736467882">
      <w:bodyDiv w:val="1"/>
      <w:marLeft w:val="0"/>
      <w:marRight w:val="0"/>
      <w:marTop w:val="0"/>
      <w:marBottom w:val="0"/>
      <w:divBdr>
        <w:top w:val="none" w:sz="0" w:space="0" w:color="auto"/>
        <w:left w:val="none" w:sz="0" w:space="0" w:color="auto"/>
        <w:bottom w:val="none" w:sz="0" w:space="0" w:color="auto"/>
        <w:right w:val="none" w:sz="0" w:space="0" w:color="auto"/>
      </w:divBdr>
    </w:div>
    <w:div w:id="1766421779">
      <w:bodyDiv w:val="1"/>
      <w:marLeft w:val="0"/>
      <w:marRight w:val="0"/>
      <w:marTop w:val="0"/>
      <w:marBottom w:val="0"/>
      <w:divBdr>
        <w:top w:val="none" w:sz="0" w:space="0" w:color="auto"/>
        <w:left w:val="none" w:sz="0" w:space="0" w:color="auto"/>
        <w:bottom w:val="none" w:sz="0" w:space="0" w:color="auto"/>
        <w:right w:val="none" w:sz="0" w:space="0" w:color="auto"/>
      </w:divBdr>
    </w:div>
    <w:div w:id="1776902347">
      <w:bodyDiv w:val="1"/>
      <w:marLeft w:val="0"/>
      <w:marRight w:val="0"/>
      <w:marTop w:val="0"/>
      <w:marBottom w:val="0"/>
      <w:divBdr>
        <w:top w:val="none" w:sz="0" w:space="0" w:color="auto"/>
        <w:left w:val="none" w:sz="0" w:space="0" w:color="auto"/>
        <w:bottom w:val="none" w:sz="0" w:space="0" w:color="auto"/>
        <w:right w:val="none" w:sz="0" w:space="0" w:color="auto"/>
      </w:divBdr>
    </w:div>
    <w:div w:id="1817989482">
      <w:bodyDiv w:val="1"/>
      <w:marLeft w:val="0"/>
      <w:marRight w:val="0"/>
      <w:marTop w:val="0"/>
      <w:marBottom w:val="0"/>
      <w:divBdr>
        <w:top w:val="none" w:sz="0" w:space="0" w:color="auto"/>
        <w:left w:val="none" w:sz="0" w:space="0" w:color="auto"/>
        <w:bottom w:val="none" w:sz="0" w:space="0" w:color="auto"/>
        <w:right w:val="none" w:sz="0" w:space="0" w:color="auto"/>
      </w:divBdr>
    </w:div>
    <w:div w:id="1835953782">
      <w:bodyDiv w:val="1"/>
      <w:marLeft w:val="0"/>
      <w:marRight w:val="0"/>
      <w:marTop w:val="0"/>
      <w:marBottom w:val="0"/>
      <w:divBdr>
        <w:top w:val="none" w:sz="0" w:space="0" w:color="auto"/>
        <w:left w:val="none" w:sz="0" w:space="0" w:color="auto"/>
        <w:bottom w:val="none" w:sz="0" w:space="0" w:color="auto"/>
        <w:right w:val="none" w:sz="0" w:space="0" w:color="auto"/>
      </w:divBdr>
      <w:divsChild>
        <w:div w:id="1266382369">
          <w:marLeft w:val="0"/>
          <w:marRight w:val="0"/>
          <w:marTop w:val="0"/>
          <w:marBottom w:val="240"/>
          <w:divBdr>
            <w:top w:val="none" w:sz="0" w:space="0" w:color="auto"/>
            <w:left w:val="none" w:sz="0" w:space="0" w:color="auto"/>
            <w:bottom w:val="none" w:sz="0" w:space="0" w:color="auto"/>
            <w:right w:val="none" w:sz="0" w:space="0" w:color="auto"/>
          </w:divBdr>
        </w:div>
        <w:div w:id="2088334739">
          <w:marLeft w:val="0"/>
          <w:marRight w:val="0"/>
          <w:marTop w:val="0"/>
          <w:marBottom w:val="240"/>
          <w:divBdr>
            <w:top w:val="none" w:sz="0" w:space="0" w:color="auto"/>
            <w:left w:val="none" w:sz="0" w:space="0" w:color="auto"/>
            <w:bottom w:val="none" w:sz="0" w:space="0" w:color="auto"/>
            <w:right w:val="none" w:sz="0" w:space="0" w:color="auto"/>
          </w:divBdr>
        </w:div>
        <w:div w:id="1071585087">
          <w:marLeft w:val="0"/>
          <w:marRight w:val="0"/>
          <w:marTop w:val="0"/>
          <w:marBottom w:val="240"/>
          <w:divBdr>
            <w:top w:val="none" w:sz="0" w:space="0" w:color="auto"/>
            <w:left w:val="none" w:sz="0" w:space="0" w:color="auto"/>
            <w:bottom w:val="none" w:sz="0" w:space="0" w:color="auto"/>
            <w:right w:val="none" w:sz="0" w:space="0" w:color="auto"/>
          </w:divBdr>
        </w:div>
      </w:divsChild>
    </w:div>
    <w:div w:id="1861240415">
      <w:bodyDiv w:val="1"/>
      <w:marLeft w:val="0"/>
      <w:marRight w:val="0"/>
      <w:marTop w:val="0"/>
      <w:marBottom w:val="0"/>
      <w:divBdr>
        <w:top w:val="none" w:sz="0" w:space="0" w:color="auto"/>
        <w:left w:val="none" w:sz="0" w:space="0" w:color="auto"/>
        <w:bottom w:val="none" w:sz="0" w:space="0" w:color="auto"/>
        <w:right w:val="none" w:sz="0" w:space="0" w:color="auto"/>
      </w:divBdr>
      <w:divsChild>
        <w:div w:id="690570438">
          <w:marLeft w:val="0"/>
          <w:marRight w:val="0"/>
          <w:marTop w:val="0"/>
          <w:marBottom w:val="0"/>
          <w:divBdr>
            <w:top w:val="none" w:sz="0" w:space="0" w:color="auto"/>
            <w:left w:val="none" w:sz="0" w:space="0" w:color="auto"/>
            <w:bottom w:val="none" w:sz="0" w:space="0" w:color="auto"/>
            <w:right w:val="none" w:sz="0" w:space="0" w:color="auto"/>
          </w:divBdr>
          <w:divsChild>
            <w:div w:id="1342973762">
              <w:marLeft w:val="0"/>
              <w:marRight w:val="0"/>
              <w:marTop w:val="0"/>
              <w:marBottom w:val="0"/>
              <w:divBdr>
                <w:top w:val="none" w:sz="0" w:space="0" w:color="auto"/>
                <w:left w:val="none" w:sz="0" w:space="0" w:color="auto"/>
                <w:bottom w:val="none" w:sz="0" w:space="0" w:color="auto"/>
                <w:right w:val="none" w:sz="0" w:space="0" w:color="auto"/>
              </w:divBdr>
            </w:div>
            <w:div w:id="574706706">
              <w:marLeft w:val="0"/>
              <w:marRight w:val="0"/>
              <w:marTop w:val="0"/>
              <w:marBottom w:val="0"/>
              <w:divBdr>
                <w:top w:val="none" w:sz="0" w:space="0" w:color="auto"/>
                <w:left w:val="none" w:sz="0" w:space="0" w:color="auto"/>
                <w:bottom w:val="none" w:sz="0" w:space="0" w:color="auto"/>
                <w:right w:val="none" w:sz="0" w:space="0" w:color="auto"/>
              </w:divBdr>
            </w:div>
            <w:div w:id="1748842349">
              <w:marLeft w:val="0"/>
              <w:marRight w:val="0"/>
              <w:marTop w:val="0"/>
              <w:marBottom w:val="0"/>
              <w:divBdr>
                <w:top w:val="none" w:sz="0" w:space="0" w:color="auto"/>
                <w:left w:val="none" w:sz="0" w:space="0" w:color="auto"/>
                <w:bottom w:val="none" w:sz="0" w:space="0" w:color="auto"/>
                <w:right w:val="none" w:sz="0" w:space="0" w:color="auto"/>
              </w:divBdr>
            </w:div>
            <w:div w:id="1563253044">
              <w:marLeft w:val="0"/>
              <w:marRight w:val="0"/>
              <w:marTop w:val="0"/>
              <w:marBottom w:val="0"/>
              <w:divBdr>
                <w:top w:val="none" w:sz="0" w:space="0" w:color="auto"/>
                <w:left w:val="none" w:sz="0" w:space="0" w:color="auto"/>
                <w:bottom w:val="none" w:sz="0" w:space="0" w:color="auto"/>
                <w:right w:val="none" w:sz="0" w:space="0" w:color="auto"/>
              </w:divBdr>
            </w:div>
            <w:div w:id="1123815104">
              <w:marLeft w:val="0"/>
              <w:marRight w:val="0"/>
              <w:marTop w:val="0"/>
              <w:marBottom w:val="0"/>
              <w:divBdr>
                <w:top w:val="none" w:sz="0" w:space="0" w:color="auto"/>
                <w:left w:val="none" w:sz="0" w:space="0" w:color="auto"/>
                <w:bottom w:val="none" w:sz="0" w:space="0" w:color="auto"/>
                <w:right w:val="none" w:sz="0" w:space="0" w:color="auto"/>
              </w:divBdr>
            </w:div>
            <w:div w:id="1576235057">
              <w:marLeft w:val="0"/>
              <w:marRight w:val="0"/>
              <w:marTop w:val="0"/>
              <w:marBottom w:val="0"/>
              <w:divBdr>
                <w:top w:val="none" w:sz="0" w:space="0" w:color="auto"/>
                <w:left w:val="none" w:sz="0" w:space="0" w:color="auto"/>
                <w:bottom w:val="none" w:sz="0" w:space="0" w:color="auto"/>
                <w:right w:val="none" w:sz="0" w:space="0" w:color="auto"/>
              </w:divBdr>
            </w:div>
            <w:div w:id="984628582">
              <w:marLeft w:val="0"/>
              <w:marRight w:val="0"/>
              <w:marTop w:val="0"/>
              <w:marBottom w:val="0"/>
              <w:divBdr>
                <w:top w:val="none" w:sz="0" w:space="0" w:color="auto"/>
                <w:left w:val="none" w:sz="0" w:space="0" w:color="auto"/>
                <w:bottom w:val="none" w:sz="0" w:space="0" w:color="auto"/>
                <w:right w:val="none" w:sz="0" w:space="0" w:color="auto"/>
              </w:divBdr>
            </w:div>
            <w:div w:id="163055175">
              <w:marLeft w:val="0"/>
              <w:marRight w:val="0"/>
              <w:marTop w:val="0"/>
              <w:marBottom w:val="0"/>
              <w:divBdr>
                <w:top w:val="none" w:sz="0" w:space="0" w:color="auto"/>
                <w:left w:val="none" w:sz="0" w:space="0" w:color="auto"/>
                <w:bottom w:val="none" w:sz="0" w:space="0" w:color="auto"/>
                <w:right w:val="none" w:sz="0" w:space="0" w:color="auto"/>
              </w:divBdr>
            </w:div>
            <w:div w:id="1699773305">
              <w:marLeft w:val="0"/>
              <w:marRight w:val="0"/>
              <w:marTop w:val="0"/>
              <w:marBottom w:val="0"/>
              <w:divBdr>
                <w:top w:val="none" w:sz="0" w:space="0" w:color="auto"/>
                <w:left w:val="none" w:sz="0" w:space="0" w:color="auto"/>
                <w:bottom w:val="none" w:sz="0" w:space="0" w:color="auto"/>
                <w:right w:val="none" w:sz="0" w:space="0" w:color="auto"/>
              </w:divBdr>
            </w:div>
            <w:div w:id="2095860379">
              <w:marLeft w:val="0"/>
              <w:marRight w:val="0"/>
              <w:marTop w:val="0"/>
              <w:marBottom w:val="0"/>
              <w:divBdr>
                <w:top w:val="none" w:sz="0" w:space="0" w:color="auto"/>
                <w:left w:val="none" w:sz="0" w:space="0" w:color="auto"/>
                <w:bottom w:val="none" w:sz="0" w:space="0" w:color="auto"/>
                <w:right w:val="none" w:sz="0" w:space="0" w:color="auto"/>
              </w:divBdr>
            </w:div>
            <w:div w:id="952830288">
              <w:marLeft w:val="0"/>
              <w:marRight w:val="0"/>
              <w:marTop w:val="0"/>
              <w:marBottom w:val="0"/>
              <w:divBdr>
                <w:top w:val="none" w:sz="0" w:space="0" w:color="auto"/>
                <w:left w:val="none" w:sz="0" w:space="0" w:color="auto"/>
                <w:bottom w:val="none" w:sz="0" w:space="0" w:color="auto"/>
                <w:right w:val="none" w:sz="0" w:space="0" w:color="auto"/>
              </w:divBdr>
            </w:div>
            <w:div w:id="1407535538">
              <w:marLeft w:val="0"/>
              <w:marRight w:val="0"/>
              <w:marTop w:val="0"/>
              <w:marBottom w:val="0"/>
              <w:divBdr>
                <w:top w:val="none" w:sz="0" w:space="0" w:color="auto"/>
                <w:left w:val="none" w:sz="0" w:space="0" w:color="auto"/>
                <w:bottom w:val="none" w:sz="0" w:space="0" w:color="auto"/>
                <w:right w:val="none" w:sz="0" w:space="0" w:color="auto"/>
              </w:divBdr>
            </w:div>
            <w:div w:id="1133795912">
              <w:marLeft w:val="0"/>
              <w:marRight w:val="0"/>
              <w:marTop w:val="0"/>
              <w:marBottom w:val="0"/>
              <w:divBdr>
                <w:top w:val="none" w:sz="0" w:space="0" w:color="auto"/>
                <w:left w:val="none" w:sz="0" w:space="0" w:color="auto"/>
                <w:bottom w:val="none" w:sz="0" w:space="0" w:color="auto"/>
                <w:right w:val="none" w:sz="0" w:space="0" w:color="auto"/>
              </w:divBdr>
            </w:div>
            <w:div w:id="444353792">
              <w:marLeft w:val="0"/>
              <w:marRight w:val="0"/>
              <w:marTop w:val="0"/>
              <w:marBottom w:val="0"/>
              <w:divBdr>
                <w:top w:val="none" w:sz="0" w:space="0" w:color="auto"/>
                <w:left w:val="none" w:sz="0" w:space="0" w:color="auto"/>
                <w:bottom w:val="none" w:sz="0" w:space="0" w:color="auto"/>
                <w:right w:val="none" w:sz="0" w:space="0" w:color="auto"/>
              </w:divBdr>
            </w:div>
            <w:div w:id="5439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2031">
      <w:bodyDiv w:val="1"/>
      <w:marLeft w:val="0"/>
      <w:marRight w:val="0"/>
      <w:marTop w:val="0"/>
      <w:marBottom w:val="0"/>
      <w:divBdr>
        <w:top w:val="none" w:sz="0" w:space="0" w:color="auto"/>
        <w:left w:val="none" w:sz="0" w:space="0" w:color="auto"/>
        <w:bottom w:val="none" w:sz="0" w:space="0" w:color="auto"/>
        <w:right w:val="none" w:sz="0" w:space="0" w:color="auto"/>
      </w:divBdr>
    </w:div>
    <w:div w:id="1868638439">
      <w:bodyDiv w:val="1"/>
      <w:marLeft w:val="0"/>
      <w:marRight w:val="0"/>
      <w:marTop w:val="0"/>
      <w:marBottom w:val="0"/>
      <w:divBdr>
        <w:top w:val="none" w:sz="0" w:space="0" w:color="auto"/>
        <w:left w:val="none" w:sz="0" w:space="0" w:color="auto"/>
        <w:bottom w:val="none" w:sz="0" w:space="0" w:color="auto"/>
        <w:right w:val="none" w:sz="0" w:space="0" w:color="auto"/>
      </w:divBdr>
      <w:divsChild>
        <w:div w:id="2045866204">
          <w:marLeft w:val="0"/>
          <w:marRight w:val="0"/>
          <w:marTop w:val="0"/>
          <w:marBottom w:val="120"/>
          <w:divBdr>
            <w:top w:val="single" w:sz="6" w:space="8" w:color="D5DDC6"/>
            <w:left w:val="single" w:sz="6" w:space="0" w:color="D5DDC6"/>
            <w:bottom w:val="single" w:sz="6" w:space="12" w:color="D5DDC6"/>
            <w:right w:val="single" w:sz="6" w:space="0" w:color="D5DDC6"/>
          </w:divBdr>
        </w:div>
        <w:div w:id="1867863520">
          <w:marLeft w:val="0"/>
          <w:marRight w:val="0"/>
          <w:marTop w:val="0"/>
          <w:marBottom w:val="120"/>
          <w:divBdr>
            <w:top w:val="single" w:sz="6" w:space="8" w:color="D5DDC6"/>
            <w:left w:val="single" w:sz="6" w:space="0" w:color="D5DDC6"/>
            <w:bottom w:val="single" w:sz="6" w:space="12" w:color="D5DDC6"/>
            <w:right w:val="single" w:sz="6" w:space="0" w:color="D5DDC6"/>
          </w:divBdr>
        </w:div>
        <w:div w:id="1713337239">
          <w:marLeft w:val="0"/>
          <w:marRight w:val="0"/>
          <w:marTop w:val="0"/>
          <w:marBottom w:val="120"/>
          <w:divBdr>
            <w:top w:val="single" w:sz="6" w:space="8" w:color="D5DDC6"/>
            <w:left w:val="single" w:sz="6" w:space="0" w:color="D5DDC6"/>
            <w:bottom w:val="single" w:sz="6" w:space="12" w:color="D5DDC6"/>
            <w:right w:val="single" w:sz="6" w:space="0" w:color="D5DDC6"/>
          </w:divBdr>
        </w:div>
        <w:div w:id="140922902">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903366070">
      <w:bodyDiv w:val="1"/>
      <w:marLeft w:val="0"/>
      <w:marRight w:val="0"/>
      <w:marTop w:val="0"/>
      <w:marBottom w:val="0"/>
      <w:divBdr>
        <w:top w:val="none" w:sz="0" w:space="0" w:color="auto"/>
        <w:left w:val="none" w:sz="0" w:space="0" w:color="auto"/>
        <w:bottom w:val="none" w:sz="0" w:space="0" w:color="auto"/>
        <w:right w:val="none" w:sz="0" w:space="0" w:color="auto"/>
      </w:divBdr>
    </w:div>
    <w:div w:id="1905213196">
      <w:bodyDiv w:val="1"/>
      <w:marLeft w:val="0"/>
      <w:marRight w:val="0"/>
      <w:marTop w:val="0"/>
      <w:marBottom w:val="0"/>
      <w:divBdr>
        <w:top w:val="none" w:sz="0" w:space="0" w:color="auto"/>
        <w:left w:val="none" w:sz="0" w:space="0" w:color="auto"/>
        <w:bottom w:val="none" w:sz="0" w:space="0" w:color="auto"/>
        <w:right w:val="none" w:sz="0" w:space="0" w:color="auto"/>
      </w:divBdr>
    </w:div>
    <w:div w:id="1939675470">
      <w:bodyDiv w:val="1"/>
      <w:marLeft w:val="0"/>
      <w:marRight w:val="0"/>
      <w:marTop w:val="0"/>
      <w:marBottom w:val="0"/>
      <w:divBdr>
        <w:top w:val="none" w:sz="0" w:space="0" w:color="auto"/>
        <w:left w:val="none" w:sz="0" w:space="0" w:color="auto"/>
        <w:bottom w:val="none" w:sz="0" w:space="0" w:color="auto"/>
        <w:right w:val="none" w:sz="0" w:space="0" w:color="auto"/>
      </w:divBdr>
    </w:div>
    <w:div w:id="1968074840">
      <w:bodyDiv w:val="1"/>
      <w:marLeft w:val="0"/>
      <w:marRight w:val="0"/>
      <w:marTop w:val="0"/>
      <w:marBottom w:val="0"/>
      <w:divBdr>
        <w:top w:val="none" w:sz="0" w:space="0" w:color="auto"/>
        <w:left w:val="none" w:sz="0" w:space="0" w:color="auto"/>
        <w:bottom w:val="none" w:sz="0" w:space="0" w:color="auto"/>
        <w:right w:val="none" w:sz="0" w:space="0" w:color="auto"/>
      </w:divBdr>
      <w:divsChild>
        <w:div w:id="1069501682">
          <w:marLeft w:val="0"/>
          <w:marRight w:val="0"/>
          <w:marTop w:val="0"/>
          <w:marBottom w:val="0"/>
          <w:divBdr>
            <w:top w:val="none" w:sz="0" w:space="0" w:color="auto"/>
            <w:left w:val="none" w:sz="0" w:space="0" w:color="auto"/>
            <w:bottom w:val="none" w:sz="0" w:space="0" w:color="auto"/>
            <w:right w:val="none" w:sz="0" w:space="0" w:color="auto"/>
          </w:divBdr>
          <w:divsChild>
            <w:div w:id="935089682">
              <w:marLeft w:val="0"/>
              <w:marRight w:val="0"/>
              <w:marTop w:val="0"/>
              <w:marBottom w:val="0"/>
              <w:divBdr>
                <w:top w:val="none" w:sz="0" w:space="0" w:color="auto"/>
                <w:left w:val="none" w:sz="0" w:space="0" w:color="auto"/>
                <w:bottom w:val="none" w:sz="0" w:space="0" w:color="auto"/>
                <w:right w:val="none" w:sz="0" w:space="0" w:color="auto"/>
              </w:divBdr>
            </w:div>
            <w:div w:id="275140549">
              <w:marLeft w:val="0"/>
              <w:marRight w:val="0"/>
              <w:marTop w:val="0"/>
              <w:marBottom w:val="0"/>
              <w:divBdr>
                <w:top w:val="none" w:sz="0" w:space="0" w:color="auto"/>
                <w:left w:val="none" w:sz="0" w:space="0" w:color="auto"/>
                <w:bottom w:val="none" w:sz="0" w:space="0" w:color="auto"/>
                <w:right w:val="none" w:sz="0" w:space="0" w:color="auto"/>
              </w:divBdr>
            </w:div>
            <w:div w:id="1189180190">
              <w:marLeft w:val="0"/>
              <w:marRight w:val="0"/>
              <w:marTop w:val="0"/>
              <w:marBottom w:val="0"/>
              <w:divBdr>
                <w:top w:val="none" w:sz="0" w:space="0" w:color="auto"/>
                <w:left w:val="none" w:sz="0" w:space="0" w:color="auto"/>
                <w:bottom w:val="none" w:sz="0" w:space="0" w:color="auto"/>
                <w:right w:val="none" w:sz="0" w:space="0" w:color="auto"/>
              </w:divBdr>
            </w:div>
            <w:div w:id="1992827618">
              <w:marLeft w:val="0"/>
              <w:marRight w:val="0"/>
              <w:marTop w:val="0"/>
              <w:marBottom w:val="0"/>
              <w:divBdr>
                <w:top w:val="none" w:sz="0" w:space="0" w:color="auto"/>
                <w:left w:val="none" w:sz="0" w:space="0" w:color="auto"/>
                <w:bottom w:val="none" w:sz="0" w:space="0" w:color="auto"/>
                <w:right w:val="none" w:sz="0" w:space="0" w:color="auto"/>
              </w:divBdr>
            </w:div>
            <w:div w:id="952831620">
              <w:marLeft w:val="0"/>
              <w:marRight w:val="0"/>
              <w:marTop w:val="0"/>
              <w:marBottom w:val="0"/>
              <w:divBdr>
                <w:top w:val="none" w:sz="0" w:space="0" w:color="auto"/>
                <w:left w:val="none" w:sz="0" w:space="0" w:color="auto"/>
                <w:bottom w:val="none" w:sz="0" w:space="0" w:color="auto"/>
                <w:right w:val="none" w:sz="0" w:space="0" w:color="auto"/>
              </w:divBdr>
            </w:div>
            <w:div w:id="2018724334">
              <w:marLeft w:val="0"/>
              <w:marRight w:val="0"/>
              <w:marTop w:val="0"/>
              <w:marBottom w:val="0"/>
              <w:divBdr>
                <w:top w:val="none" w:sz="0" w:space="0" w:color="auto"/>
                <w:left w:val="none" w:sz="0" w:space="0" w:color="auto"/>
                <w:bottom w:val="none" w:sz="0" w:space="0" w:color="auto"/>
                <w:right w:val="none" w:sz="0" w:space="0" w:color="auto"/>
              </w:divBdr>
            </w:div>
            <w:div w:id="1535578958">
              <w:marLeft w:val="0"/>
              <w:marRight w:val="0"/>
              <w:marTop w:val="0"/>
              <w:marBottom w:val="0"/>
              <w:divBdr>
                <w:top w:val="none" w:sz="0" w:space="0" w:color="auto"/>
                <w:left w:val="none" w:sz="0" w:space="0" w:color="auto"/>
                <w:bottom w:val="none" w:sz="0" w:space="0" w:color="auto"/>
                <w:right w:val="none" w:sz="0" w:space="0" w:color="auto"/>
              </w:divBdr>
            </w:div>
            <w:div w:id="908535317">
              <w:marLeft w:val="0"/>
              <w:marRight w:val="0"/>
              <w:marTop w:val="0"/>
              <w:marBottom w:val="0"/>
              <w:divBdr>
                <w:top w:val="none" w:sz="0" w:space="0" w:color="auto"/>
                <w:left w:val="none" w:sz="0" w:space="0" w:color="auto"/>
                <w:bottom w:val="none" w:sz="0" w:space="0" w:color="auto"/>
                <w:right w:val="none" w:sz="0" w:space="0" w:color="auto"/>
              </w:divBdr>
            </w:div>
            <w:div w:id="211362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7761">
      <w:bodyDiv w:val="1"/>
      <w:marLeft w:val="0"/>
      <w:marRight w:val="0"/>
      <w:marTop w:val="0"/>
      <w:marBottom w:val="0"/>
      <w:divBdr>
        <w:top w:val="none" w:sz="0" w:space="0" w:color="auto"/>
        <w:left w:val="none" w:sz="0" w:space="0" w:color="auto"/>
        <w:bottom w:val="none" w:sz="0" w:space="0" w:color="auto"/>
        <w:right w:val="none" w:sz="0" w:space="0" w:color="auto"/>
      </w:divBdr>
    </w:div>
    <w:div w:id="1974750127">
      <w:bodyDiv w:val="1"/>
      <w:marLeft w:val="0"/>
      <w:marRight w:val="0"/>
      <w:marTop w:val="0"/>
      <w:marBottom w:val="0"/>
      <w:divBdr>
        <w:top w:val="none" w:sz="0" w:space="0" w:color="auto"/>
        <w:left w:val="none" w:sz="0" w:space="0" w:color="auto"/>
        <w:bottom w:val="none" w:sz="0" w:space="0" w:color="auto"/>
        <w:right w:val="none" w:sz="0" w:space="0" w:color="auto"/>
      </w:divBdr>
      <w:divsChild>
        <w:div w:id="186524488">
          <w:marLeft w:val="0"/>
          <w:marRight w:val="0"/>
          <w:marTop w:val="0"/>
          <w:marBottom w:val="0"/>
          <w:divBdr>
            <w:top w:val="none" w:sz="0" w:space="0" w:color="auto"/>
            <w:left w:val="none" w:sz="0" w:space="0" w:color="auto"/>
            <w:bottom w:val="none" w:sz="0" w:space="0" w:color="auto"/>
            <w:right w:val="none" w:sz="0" w:space="0" w:color="auto"/>
          </w:divBdr>
        </w:div>
        <w:div w:id="408574576">
          <w:marLeft w:val="0"/>
          <w:marRight w:val="0"/>
          <w:marTop w:val="0"/>
          <w:marBottom w:val="0"/>
          <w:divBdr>
            <w:top w:val="none" w:sz="0" w:space="0" w:color="auto"/>
            <w:left w:val="none" w:sz="0" w:space="0" w:color="auto"/>
            <w:bottom w:val="none" w:sz="0" w:space="0" w:color="auto"/>
            <w:right w:val="none" w:sz="0" w:space="0" w:color="auto"/>
          </w:divBdr>
        </w:div>
        <w:div w:id="406002722">
          <w:marLeft w:val="0"/>
          <w:marRight w:val="0"/>
          <w:marTop w:val="0"/>
          <w:marBottom w:val="0"/>
          <w:divBdr>
            <w:top w:val="none" w:sz="0" w:space="0" w:color="auto"/>
            <w:left w:val="none" w:sz="0" w:space="0" w:color="auto"/>
            <w:bottom w:val="none" w:sz="0" w:space="0" w:color="auto"/>
            <w:right w:val="none" w:sz="0" w:space="0" w:color="auto"/>
          </w:divBdr>
        </w:div>
        <w:div w:id="1417902526">
          <w:marLeft w:val="0"/>
          <w:marRight w:val="0"/>
          <w:marTop w:val="0"/>
          <w:marBottom w:val="0"/>
          <w:divBdr>
            <w:top w:val="none" w:sz="0" w:space="0" w:color="auto"/>
            <w:left w:val="none" w:sz="0" w:space="0" w:color="auto"/>
            <w:bottom w:val="none" w:sz="0" w:space="0" w:color="auto"/>
            <w:right w:val="none" w:sz="0" w:space="0" w:color="auto"/>
          </w:divBdr>
        </w:div>
        <w:div w:id="148182456">
          <w:marLeft w:val="0"/>
          <w:marRight w:val="0"/>
          <w:marTop w:val="0"/>
          <w:marBottom w:val="0"/>
          <w:divBdr>
            <w:top w:val="none" w:sz="0" w:space="0" w:color="auto"/>
            <w:left w:val="none" w:sz="0" w:space="0" w:color="auto"/>
            <w:bottom w:val="none" w:sz="0" w:space="0" w:color="auto"/>
            <w:right w:val="none" w:sz="0" w:space="0" w:color="auto"/>
          </w:divBdr>
        </w:div>
        <w:div w:id="990598220">
          <w:marLeft w:val="0"/>
          <w:marRight w:val="0"/>
          <w:marTop w:val="0"/>
          <w:marBottom w:val="0"/>
          <w:divBdr>
            <w:top w:val="none" w:sz="0" w:space="0" w:color="auto"/>
            <w:left w:val="none" w:sz="0" w:space="0" w:color="auto"/>
            <w:bottom w:val="none" w:sz="0" w:space="0" w:color="auto"/>
            <w:right w:val="none" w:sz="0" w:space="0" w:color="auto"/>
          </w:divBdr>
        </w:div>
        <w:div w:id="440492116">
          <w:marLeft w:val="0"/>
          <w:marRight w:val="0"/>
          <w:marTop w:val="0"/>
          <w:marBottom w:val="0"/>
          <w:divBdr>
            <w:top w:val="none" w:sz="0" w:space="0" w:color="auto"/>
            <w:left w:val="none" w:sz="0" w:space="0" w:color="auto"/>
            <w:bottom w:val="none" w:sz="0" w:space="0" w:color="auto"/>
            <w:right w:val="none" w:sz="0" w:space="0" w:color="auto"/>
          </w:divBdr>
        </w:div>
        <w:div w:id="617444864">
          <w:marLeft w:val="0"/>
          <w:marRight w:val="0"/>
          <w:marTop w:val="0"/>
          <w:marBottom w:val="0"/>
          <w:divBdr>
            <w:top w:val="none" w:sz="0" w:space="0" w:color="auto"/>
            <w:left w:val="none" w:sz="0" w:space="0" w:color="auto"/>
            <w:bottom w:val="none" w:sz="0" w:space="0" w:color="auto"/>
            <w:right w:val="none" w:sz="0" w:space="0" w:color="auto"/>
          </w:divBdr>
        </w:div>
        <w:div w:id="388961049">
          <w:marLeft w:val="0"/>
          <w:marRight w:val="0"/>
          <w:marTop w:val="0"/>
          <w:marBottom w:val="0"/>
          <w:divBdr>
            <w:top w:val="none" w:sz="0" w:space="0" w:color="auto"/>
            <w:left w:val="none" w:sz="0" w:space="0" w:color="auto"/>
            <w:bottom w:val="none" w:sz="0" w:space="0" w:color="auto"/>
            <w:right w:val="none" w:sz="0" w:space="0" w:color="auto"/>
          </w:divBdr>
        </w:div>
        <w:div w:id="997076701">
          <w:marLeft w:val="0"/>
          <w:marRight w:val="0"/>
          <w:marTop w:val="0"/>
          <w:marBottom w:val="0"/>
          <w:divBdr>
            <w:top w:val="none" w:sz="0" w:space="0" w:color="auto"/>
            <w:left w:val="none" w:sz="0" w:space="0" w:color="auto"/>
            <w:bottom w:val="none" w:sz="0" w:space="0" w:color="auto"/>
            <w:right w:val="none" w:sz="0" w:space="0" w:color="auto"/>
          </w:divBdr>
        </w:div>
        <w:div w:id="1773284428">
          <w:marLeft w:val="0"/>
          <w:marRight w:val="0"/>
          <w:marTop w:val="0"/>
          <w:marBottom w:val="0"/>
          <w:divBdr>
            <w:top w:val="none" w:sz="0" w:space="0" w:color="auto"/>
            <w:left w:val="none" w:sz="0" w:space="0" w:color="auto"/>
            <w:bottom w:val="none" w:sz="0" w:space="0" w:color="auto"/>
            <w:right w:val="none" w:sz="0" w:space="0" w:color="auto"/>
          </w:divBdr>
        </w:div>
        <w:div w:id="2034961545">
          <w:marLeft w:val="0"/>
          <w:marRight w:val="0"/>
          <w:marTop w:val="0"/>
          <w:marBottom w:val="0"/>
          <w:divBdr>
            <w:top w:val="none" w:sz="0" w:space="0" w:color="auto"/>
            <w:left w:val="none" w:sz="0" w:space="0" w:color="auto"/>
            <w:bottom w:val="none" w:sz="0" w:space="0" w:color="auto"/>
            <w:right w:val="none" w:sz="0" w:space="0" w:color="auto"/>
          </w:divBdr>
        </w:div>
        <w:div w:id="1800144892">
          <w:marLeft w:val="0"/>
          <w:marRight w:val="0"/>
          <w:marTop w:val="0"/>
          <w:marBottom w:val="0"/>
          <w:divBdr>
            <w:top w:val="none" w:sz="0" w:space="0" w:color="auto"/>
            <w:left w:val="none" w:sz="0" w:space="0" w:color="auto"/>
            <w:bottom w:val="none" w:sz="0" w:space="0" w:color="auto"/>
            <w:right w:val="none" w:sz="0" w:space="0" w:color="auto"/>
          </w:divBdr>
        </w:div>
        <w:div w:id="1439061708">
          <w:marLeft w:val="0"/>
          <w:marRight w:val="0"/>
          <w:marTop w:val="0"/>
          <w:marBottom w:val="0"/>
          <w:divBdr>
            <w:top w:val="none" w:sz="0" w:space="0" w:color="auto"/>
            <w:left w:val="none" w:sz="0" w:space="0" w:color="auto"/>
            <w:bottom w:val="none" w:sz="0" w:space="0" w:color="auto"/>
            <w:right w:val="none" w:sz="0" w:space="0" w:color="auto"/>
          </w:divBdr>
        </w:div>
        <w:div w:id="1754546864">
          <w:marLeft w:val="0"/>
          <w:marRight w:val="0"/>
          <w:marTop w:val="0"/>
          <w:marBottom w:val="0"/>
          <w:divBdr>
            <w:top w:val="none" w:sz="0" w:space="0" w:color="auto"/>
            <w:left w:val="none" w:sz="0" w:space="0" w:color="auto"/>
            <w:bottom w:val="none" w:sz="0" w:space="0" w:color="auto"/>
            <w:right w:val="none" w:sz="0" w:space="0" w:color="auto"/>
          </w:divBdr>
        </w:div>
        <w:div w:id="1963995131">
          <w:marLeft w:val="0"/>
          <w:marRight w:val="0"/>
          <w:marTop w:val="0"/>
          <w:marBottom w:val="0"/>
          <w:divBdr>
            <w:top w:val="none" w:sz="0" w:space="0" w:color="auto"/>
            <w:left w:val="none" w:sz="0" w:space="0" w:color="auto"/>
            <w:bottom w:val="none" w:sz="0" w:space="0" w:color="auto"/>
            <w:right w:val="none" w:sz="0" w:space="0" w:color="auto"/>
          </w:divBdr>
        </w:div>
        <w:div w:id="1419252976">
          <w:marLeft w:val="0"/>
          <w:marRight w:val="0"/>
          <w:marTop w:val="0"/>
          <w:marBottom w:val="0"/>
          <w:divBdr>
            <w:top w:val="none" w:sz="0" w:space="0" w:color="auto"/>
            <w:left w:val="none" w:sz="0" w:space="0" w:color="auto"/>
            <w:bottom w:val="none" w:sz="0" w:space="0" w:color="auto"/>
            <w:right w:val="none" w:sz="0" w:space="0" w:color="auto"/>
          </w:divBdr>
        </w:div>
        <w:div w:id="1465149514">
          <w:marLeft w:val="0"/>
          <w:marRight w:val="0"/>
          <w:marTop w:val="0"/>
          <w:marBottom w:val="0"/>
          <w:divBdr>
            <w:top w:val="none" w:sz="0" w:space="0" w:color="auto"/>
            <w:left w:val="none" w:sz="0" w:space="0" w:color="auto"/>
            <w:bottom w:val="none" w:sz="0" w:space="0" w:color="auto"/>
            <w:right w:val="none" w:sz="0" w:space="0" w:color="auto"/>
          </w:divBdr>
        </w:div>
        <w:div w:id="260455119">
          <w:marLeft w:val="0"/>
          <w:marRight w:val="0"/>
          <w:marTop w:val="0"/>
          <w:marBottom w:val="0"/>
          <w:divBdr>
            <w:top w:val="none" w:sz="0" w:space="0" w:color="auto"/>
            <w:left w:val="none" w:sz="0" w:space="0" w:color="auto"/>
            <w:bottom w:val="none" w:sz="0" w:space="0" w:color="auto"/>
            <w:right w:val="none" w:sz="0" w:space="0" w:color="auto"/>
          </w:divBdr>
        </w:div>
        <w:div w:id="1134831854">
          <w:marLeft w:val="0"/>
          <w:marRight w:val="0"/>
          <w:marTop w:val="0"/>
          <w:marBottom w:val="0"/>
          <w:divBdr>
            <w:top w:val="none" w:sz="0" w:space="0" w:color="auto"/>
            <w:left w:val="none" w:sz="0" w:space="0" w:color="auto"/>
            <w:bottom w:val="none" w:sz="0" w:space="0" w:color="auto"/>
            <w:right w:val="none" w:sz="0" w:space="0" w:color="auto"/>
          </w:divBdr>
        </w:div>
        <w:div w:id="1392733091">
          <w:marLeft w:val="0"/>
          <w:marRight w:val="0"/>
          <w:marTop w:val="0"/>
          <w:marBottom w:val="0"/>
          <w:divBdr>
            <w:top w:val="none" w:sz="0" w:space="0" w:color="auto"/>
            <w:left w:val="none" w:sz="0" w:space="0" w:color="auto"/>
            <w:bottom w:val="none" w:sz="0" w:space="0" w:color="auto"/>
            <w:right w:val="none" w:sz="0" w:space="0" w:color="auto"/>
          </w:divBdr>
        </w:div>
        <w:div w:id="1706515675">
          <w:marLeft w:val="0"/>
          <w:marRight w:val="0"/>
          <w:marTop w:val="0"/>
          <w:marBottom w:val="0"/>
          <w:divBdr>
            <w:top w:val="none" w:sz="0" w:space="0" w:color="auto"/>
            <w:left w:val="none" w:sz="0" w:space="0" w:color="auto"/>
            <w:bottom w:val="none" w:sz="0" w:space="0" w:color="auto"/>
            <w:right w:val="none" w:sz="0" w:space="0" w:color="auto"/>
          </w:divBdr>
        </w:div>
        <w:div w:id="1453785863">
          <w:marLeft w:val="0"/>
          <w:marRight w:val="0"/>
          <w:marTop w:val="0"/>
          <w:marBottom w:val="0"/>
          <w:divBdr>
            <w:top w:val="none" w:sz="0" w:space="0" w:color="auto"/>
            <w:left w:val="none" w:sz="0" w:space="0" w:color="auto"/>
            <w:bottom w:val="none" w:sz="0" w:space="0" w:color="auto"/>
            <w:right w:val="none" w:sz="0" w:space="0" w:color="auto"/>
          </w:divBdr>
        </w:div>
        <w:div w:id="807478039">
          <w:marLeft w:val="0"/>
          <w:marRight w:val="0"/>
          <w:marTop w:val="0"/>
          <w:marBottom w:val="0"/>
          <w:divBdr>
            <w:top w:val="none" w:sz="0" w:space="0" w:color="auto"/>
            <w:left w:val="none" w:sz="0" w:space="0" w:color="auto"/>
            <w:bottom w:val="none" w:sz="0" w:space="0" w:color="auto"/>
            <w:right w:val="none" w:sz="0" w:space="0" w:color="auto"/>
          </w:divBdr>
        </w:div>
        <w:div w:id="1074663441">
          <w:marLeft w:val="0"/>
          <w:marRight w:val="0"/>
          <w:marTop w:val="0"/>
          <w:marBottom w:val="0"/>
          <w:divBdr>
            <w:top w:val="none" w:sz="0" w:space="0" w:color="auto"/>
            <w:left w:val="none" w:sz="0" w:space="0" w:color="auto"/>
            <w:bottom w:val="none" w:sz="0" w:space="0" w:color="auto"/>
            <w:right w:val="none" w:sz="0" w:space="0" w:color="auto"/>
          </w:divBdr>
        </w:div>
        <w:div w:id="2074305601">
          <w:marLeft w:val="0"/>
          <w:marRight w:val="0"/>
          <w:marTop w:val="0"/>
          <w:marBottom w:val="0"/>
          <w:divBdr>
            <w:top w:val="none" w:sz="0" w:space="0" w:color="auto"/>
            <w:left w:val="none" w:sz="0" w:space="0" w:color="auto"/>
            <w:bottom w:val="none" w:sz="0" w:space="0" w:color="auto"/>
            <w:right w:val="none" w:sz="0" w:space="0" w:color="auto"/>
          </w:divBdr>
        </w:div>
        <w:div w:id="1193349613">
          <w:marLeft w:val="0"/>
          <w:marRight w:val="0"/>
          <w:marTop w:val="0"/>
          <w:marBottom w:val="0"/>
          <w:divBdr>
            <w:top w:val="none" w:sz="0" w:space="0" w:color="auto"/>
            <w:left w:val="none" w:sz="0" w:space="0" w:color="auto"/>
            <w:bottom w:val="none" w:sz="0" w:space="0" w:color="auto"/>
            <w:right w:val="none" w:sz="0" w:space="0" w:color="auto"/>
          </w:divBdr>
        </w:div>
        <w:div w:id="1206873263">
          <w:marLeft w:val="0"/>
          <w:marRight w:val="0"/>
          <w:marTop w:val="0"/>
          <w:marBottom w:val="0"/>
          <w:divBdr>
            <w:top w:val="none" w:sz="0" w:space="0" w:color="auto"/>
            <w:left w:val="none" w:sz="0" w:space="0" w:color="auto"/>
            <w:bottom w:val="none" w:sz="0" w:space="0" w:color="auto"/>
            <w:right w:val="none" w:sz="0" w:space="0" w:color="auto"/>
          </w:divBdr>
        </w:div>
      </w:divsChild>
    </w:div>
    <w:div w:id="1992903224">
      <w:bodyDiv w:val="1"/>
      <w:marLeft w:val="0"/>
      <w:marRight w:val="0"/>
      <w:marTop w:val="0"/>
      <w:marBottom w:val="0"/>
      <w:divBdr>
        <w:top w:val="none" w:sz="0" w:space="0" w:color="auto"/>
        <w:left w:val="none" w:sz="0" w:space="0" w:color="auto"/>
        <w:bottom w:val="none" w:sz="0" w:space="0" w:color="auto"/>
        <w:right w:val="none" w:sz="0" w:space="0" w:color="auto"/>
      </w:divBdr>
      <w:divsChild>
        <w:div w:id="1684282443">
          <w:marLeft w:val="0"/>
          <w:marRight w:val="0"/>
          <w:marTop w:val="0"/>
          <w:marBottom w:val="0"/>
          <w:divBdr>
            <w:top w:val="none" w:sz="0" w:space="0" w:color="auto"/>
            <w:left w:val="none" w:sz="0" w:space="0" w:color="auto"/>
            <w:bottom w:val="none" w:sz="0" w:space="0" w:color="auto"/>
            <w:right w:val="none" w:sz="0" w:space="0" w:color="auto"/>
          </w:divBdr>
          <w:divsChild>
            <w:div w:id="860314885">
              <w:marLeft w:val="0"/>
              <w:marRight w:val="0"/>
              <w:marTop w:val="0"/>
              <w:marBottom w:val="0"/>
              <w:divBdr>
                <w:top w:val="none" w:sz="0" w:space="0" w:color="auto"/>
                <w:left w:val="none" w:sz="0" w:space="0" w:color="auto"/>
                <w:bottom w:val="none" w:sz="0" w:space="0" w:color="auto"/>
                <w:right w:val="none" w:sz="0" w:space="0" w:color="auto"/>
              </w:divBdr>
            </w:div>
            <w:div w:id="938296704">
              <w:marLeft w:val="0"/>
              <w:marRight w:val="0"/>
              <w:marTop w:val="0"/>
              <w:marBottom w:val="0"/>
              <w:divBdr>
                <w:top w:val="none" w:sz="0" w:space="0" w:color="auto"/>
                <w:left w:val="none" w:sz="0" w:space="0" w:color="auto"/>
                <w:bottom w:val="none" w:sz="0" w:space="0" w:color="auto"/>
                <w:right w:val="none" w:sz="0" w:space="0" w:color="auto"/>
              </w:divBdr>
            </w:div>
            <w:div w:id="1552301909">
              <w:marLeft w:val="0"/>
              <w:marRight w:val="0"/>
              <w:marTop w:val="0"/>
              <w:marBottom w:val="0"/>
              <w:divBdr>
                <w:top w:val="none" w:sz="0" w:space="0" w:color="auto"/>
                <w:left w:val="none" w:sz="0" w:space="0" w:color="auto"/>
                <w:bottom w:val="none" w:sz="0" w:space="0" w:color="auto"/>
                <w:right w:val="none" w:sz="0" w:space="0" w:color="auto"/>
              </w:divBdr>
            </w:div>
            <w:div w:id="672342508">
              <w:marLeft w:val="0"/>
              <w:marRight w:val="0"/>
              <w:marTop w:val="0"/>
              <w:marBottom w:val="0"/>
              <w:divBdr>
                <w:top w:val="none" w:sz="0" w:space="0" w:color="auto"/>
                <w:left w:val="none" w:sz="0" w:space="0" w:color="auto"/>
                <w:bottom w:val="none" w:sz="0" w:space="0" w:color="auto"/>
                <w:right w:val="none" w:sz="0" w:space="0" w:color="auto"/>
              </w:divBdr>
            </w:div>
            <w:div w:id="2078359968">
              <w:marLeft w:val="0"/>
              <w:marRight w:val="0"/>
              <w:marTop w:val="0"/>
              <w:marBottom w:val="0"/>
              <w:divBdr>
                <w:top w:val="none" w:sz="0" w:space="0" w:color="auto"/>
                <w:left w:val="none" w:sz="0" w:space="0" w:color="auto"/>
                <w:bottom w:val="none" w:sz="0" w:space="0" w:color="auto"/>
                <w:right w:val="none" w:sz="0" w:space="0" w:color="auto"/>
              </w:divBdr>
            </w:div>
            <w:div w:id="721557713">
              <w:marLeft w:val="0"/>
              <w:marRight w:val="0"/>
              <w:marTop w:val="0"/>
              <w:marBottom w:val="0"/>
              <w:divBdr>
                <w:top w:val="none" w:sz="0" w:space="0" w:color="auto"/>
                <w:left w:val="none" w:sz="0" w:space="0" w:color="auto"/>
                <w:bottom w:val="none" w:sz="0" w:space="0" w:color="auto"/>
                <w:right w:val="none" w:sz="0" w:space="0" w:color="auto"/>
              </w:divBdr>
            </w:div>
            <w:div w:id="139461925">
              <w:marLeft w:val="0"/>
              <w:marRight w:val="0"/>
              <w:marTop w:val="0"/>
              <w:marBottom w:val="0"/>
              <w:divBdr>
                <w:top w:val="none" w:sz="0" w:space="0" w:color="auto"/>
                <w:left w:val="none" w:sz="0" w:space="0" w:color="auto"/>
                <w:bottom w:val="none" w:sz="0" w:space="0" w:color="auto"/>
                <w:right w:val="none" w:sz="0" w:space="0" w:color="auto"/>
              </w:divBdr>
            </w:div>
            <w:div w:id="1837457386">
              <w:marLeft w:val="0"/>
              <w:marRight w:val="0"/>
              <w:marTop w:val="0"/>
              <w:marBottom w:val="0"/>
              <w:divBdr>
                <w:top w:val="none" w:sz="0" w:space="0" w:color="auto"/>
                <w:left w:val="none" w:sz="0" w:space="0" w:color="auto"/>
                <w:bottom w:val="none" w:sz="0" w:space="0" w:color="auto"/>
                <w:right w:val="none" w:sz="0" w:space="0" w:color="auto"/>
              </w:divBdr>
            </w:div>
            <w:div w:id="827985673">
              <w:marLeft w:val="0"/>
              <w:marRight w:val="0"/>
              <w:marTop w:val="0"/>
              <w:marBottom w:val="0"/>
              <w:divBdr>
                <w:top w:val="none" w:sz="0" w:space="0" w:color="auto"/>
                <w:left w:val="none" w:sz="0" w:space="0" w:color="auto"/>
                <w:bottom w:val="none" w:sz="0" w:space="0" w:color="auto"/>
                <w:right w:val="none" w:sz="0" w:space="0" w:color="auto"/>
              </w:divBdr>
            </w:div>
            <w:div w:id="1766221001">
              <w:marLeft w:val="0"/>
              <w:marRight w:val="0"/>
              <w:marTop w:val="0"/>
              <w:marBottom w:val="0"/>
              <w:divBdr>
                <w:top w:val="none" w:sz="0" w:space="0" w:color="auto"/>
                <w:left w:val="none" w:sz="0" w:space="0" w:color="auto"/>
                <w:bottom w:val="none" w:sz="0" w:space="0" w:color="auto"/>
                <w:right w:val="none" w:sz="0" w:space="0" w:color="auto"/>
              </w:divBdr>
            </w:div>
            <w:div w:id="298415288">
              <w:marLeft w:val="0"/>
              <w:marRight w:val="0"/>
              <w:marTop w:val="0"/>
              <w:marBottom w:val="0"/>
              <w:divBdr>
                <w:top w:val="none" w:sz="0" w:space="0" w:color="auto"/>
                <w:left w:val="none" w:sz="0" w:space="0" w:color="auto"/>
                <w:bottom w:val="none" w:sz="0" w:space="0" w:color="auto"/>
                <w:right w:val="none" w:sz="0" w:space="0" w:color="auto"/>
              </w:divBdr>
            </w:div>
            <w:div w:id="1745376224">
              <w:marLeft w:val="0"/>
              <w:marRight w:val="0"/>
              <w:marTop w:val="0"/>
              <w:marBottom w:val="0"/>
              <w:divBdr>
                <w:top w:val="none" w:sz="0" w:space="0" w:color="auto"/>
                <w:left w:val="none" w:sz="0" w:space="0" w:color="auto"/>
                <w:bottom w:val="none" w:sz="0" w:space="0" w:color="auto"/>
                <w:right w:val="none" w:sz="0" w:space="0" w:color="auto"/>
              </w:divBdr>
            </w:div>
            <w:div w:id="1632518505">
              <w:marLeft w:val="0"/>
              <w:marRight w:val="0"/>
              <w:marTop w:val="0"/>
              <w:marBottom w:val="0"/>
              <w:divBdr>
                <w:top w:val="none" w:sz="0" w:space="0" w:color="auto"/>
                <w:left w:val="none" w:sz="0" w:space="0" w:color="auto"/>
                <w:bottom w:val="none" w:sz="0" w:space="0" w:color="auto"/>
                <w:right w:val="none" w:sz="0" w:space="0" w:color="auto"/>
              </w:divBdr>
            </w:div>
            <w:div w:id="98572730">
              <w:marLeft w:val="0"/>
              <w:marRight w:val="0"/>
              <w:marTop w:val="0"/>
              <w:marBottom w:val="0"/>
              <w:divBdr>
                <w:top w:val="none" w:sz="0" w:space="0" w:color="auto"/>
                <w:left w:val="none" w:sz="0" w:space="0" w:color="auto"/>
                <w:bottom w:val="none" w:sz="0" w:space="0" w:color="auto"/>
                <w:right w:val="none" w:sz="0" w:space="0" w:color="auto"/>
              </w:divBdr>
            </w:div>
            <w:div w:id="332757598">
              <w:marLeft w:val="0"/>
              <w:marRight w:val="0"/>
              <w:marTop w:val="0"/>
              <w:marBottom w:val="0"/>
              <w:divBdr>
                <w:top w:val="none" w:sz="0" w:space="0" w:color="auto"/>
                <w:left w:val="none" w:sz="0" w:space="0" w:color="auto"/>
                <w:bottom w:val="none" w:sz="0" w:space="0" w:color="auto"/>
                <w:right w:val="none" w:sz="0" w:space="0" w:color="auto"/>
              </w:divBdr>
            </w:div>
            <w:div w:id="557470541">
              <w:marLeft w:val="0"/>
              <w:marRight w:val="0"/>
              <w:marTop w:val="0"/>
              <w:marBottom w:val="0"/>
              <w:divBdr>
                <w:top w:val="none" w:sz="0" w:space="0" w:color="auto"/>
                <w:left w:val="none" w:sz="0" w:space="0" w:color="auto"/>
                <w:bottom w:val="none" w:sz="0" w:space="0" w:color="auto"/>
                <w:right w:val="none" w:sz="0" w:space="0" w:color="auto"/>
              </w:divBdr>
            </w:div>
            <w:div w:id="1632176706">
              <w:marLeft w:val="0"/>
              <w:marRight w:val="0"/>
              <w:marTop w:val="0"/>
              <w:marBottom w:val="0"/>
              <w:divBdr>
                <w:top w:val="none" w:sz="0" w:space="0" w:color="auto"/>
                <w:left w:val="none" w:sz="0" w:space="0" w:color="auto"/>
                <w:bottom w:val="none" w:sz="0" w:space="0" w:color="auto"/>
                <w:right w:val="none" w:sz="0" w:space="0" w:color="auto"/>
              </w:divBdr>
            </w:div>
            <w:div w:id="354619461">
              <w:marLeft w:val="0"/>
              <w:marRight w:val="0"/>
              <w:marTop w:val="0"/>
              <w:marBottom w:val="0"/>
              <w:divBdr>
                <w:top w:val="none" w:sz="0" w:space="0" w:color="auto"/>
                <w:left w:val="none" w:sz="0" w:space="0" w:color="auto"/>
                <w:bottom w:val="none" w:sz="0" w:space="0" w:color="auto"/>
                <w:right w:val="none" w:sz="0" w:space="0" w:color="auto"/>
              </w:divBdr>
            </w:div>
            <w:div w:id="10771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8745">
      <w:bodyDiv w:val="1"/>
      <w:marLeft w:val="0"/>
      <w:marRight w:val="0"/>
      <w:marTop w:val="0"/>
      <w:marBottom w:val="0"/>
      <w:divBdr>
        <w:top w:val="none" w:sz="0" w:space="0" w:color="auto"/>
        <w:left w:val="none" w:sz="0" w:space="0" w:color="auto"/>
        <w:bottom w:val="none" w:sz="0" w:space="0" w:color="auto"/>
        <w:right w:val="none" w:sz="0" w:space="0" w:color="auto"/>
      </w:divBdr>
    </w:div>
    <w:div w:id="2000234383">
      <w:bodyDiv w:val="1"/>
      <w:marLeft w:val="0"/>
      <w:marRight w:val="0"/>
      <w:marTop w:val="0"/>
      <w:marBottom w:val="0"/>
      <w:divBdr>
        <w:top w:val="none" w:sz="0" w:space="0" w:color="auto"/>
        <w:left w:val="none" w:sz="0" w:space="0" w:color="auto"/>
        <w:bottom w:val="none" w:sz="0" w:space="0" w:color="auto"/>
        <w:right w:val="none" w:sz="0" w:space="0" w:color="auto"/>
      </w:divBdr>
    </w:div>
    <w:div w:id="2006397307">
      <w:bodyDiv w:val="1"/>
      <w:marLeft w:val="0"/>
      <w:marRight w:val="0"/>
      <w:marTop w:val="0"/>
      <w:marBottom w:val="0"/>
      <w:divBdr>
        <w:top w:val="none" w:sz="0" w:space="0" w:color="auto"/>
        <w:left w:val="none" w:sz="0" w:space="0" w:color="auto"/>
        <w:bottom w:val="none" w:sz="0" w:space="0" w:color="auto"/>
        <w:right w:val="none" w:sz="0" w:space="0" w:color="auto"/>
      </w:divBdr>
      <w:divsChild>
        <w:div w:id="861287167">
          <w:marLeft w:val="0"/>
          <w:marRight w:val="0"/>
          <w:marTop w:val="0"/>
          <w:marBottom w:val="0"/>
          <w:divBdr>
            <w:top w:val="none" w:sz="0" w:space="0" w:color="auto"/>
            <w:left w:val="none" w:sz="0" w:space="0" w:color="auto"/>
            <w:bottom w:val="none" w:sz="0" w:space="0" w:color="auto"/>
            <w:right w:val="none" w:sz="0" w:space="0" w:color="auto"/>
          </w:divBdr>
          <w:divsChild>
            <w:div w:id="563758190">
              <w:marLeft w:val="0"/>
              <w:marRight w:val="0"/>
              <w:marTop w:val="0"/>
              <w:marBottom w:val="0"/>
              <w:divBdr>
                <w:top w:val="none" w:sz="0" w:space="0" w:color="auto"/>
                <w:left w:val="none" w:sz="0" w:space="0" w:color="auto"/>
                <w:bottom w:val="none" w:sz="0" w:space="0" w:color="auto"/>
                <w:right w:val="none" w:sz="0" w:space="0" w:color="auto"/>
              </w:divBdr>
            </w:div>
            <w:div w:id="1220284548">
              <w:marLeft w:val="0"/>
              <w:marRight w:val="0"/>
              <w:marTop w:val="0"/>
              <w:marBottom w:val="0"/>
              <w:divBdr>
                <w:top w:val="none" w:sz="0" w:space="0" w:color="auto"/>
                <w:left w:val="none" w:sz="0" w:space="0" w:color="auto"/>
                <w:bottom w:val="none" w:sz="0" w:space="0" w:color="auto"/>
                <w:right w:val="none" w:sz="0" w:space="0" w:color="auto"/>
              </w:divBdr>
            </w:div>
            <w:div w:id="373621378">
              <w:marLeft w:val="0"/>
              <w:marRight w:val="0"/>
              <w:marTop w:val="0"/>
              <w:marBottom w:val="0"/>
              <w:divBdr>
                <w:top w:val="none" w:sz="0" w:space="0" w:color="auto"/>
                <w:left w:val="none" w:sz="0" w:space="0" w:color="auto"/>
                <w:bottom w:val="none" w:sz="0" w:space="0" w:color="auto"/>
                <w:right w:val="none" w:sz="0" w:space="0" w:color="auto"/>
              </w:divBdr>
            </w:div>
            <w:div w:id="1238705411">
              <w:marLeft w:val="0"/>
              <w:marRight w:val="0"/>
              <w:marTop w:val="0"/>
              <w:marBottom w:val="0"/>
              <w:divBdr>
                <w:top w:val="none" w:sz="0" w:space="0" w:color="auto"/>
                <w:left w:val="none" w:sz="0" w:space="0" w:color="auto"/>
                <w:bottom w:val="none" w:sz="0" w:space="0" w:color="auto"/>
                <w:right w:val="none" w:sz="0" w:space="0" w:color="auto"/>
              </w:divBdr>
            </w:div>
            <w:div w:id="1958752263">
              <w:marLeft w:val="0"/>
              <w:marRight w:val="0"/>
              <w:marTop w:val="0"/>
              <w:marBottom w:val="0"/>
              <w:divBdr>
                <w:top w:val="none" w:sz="0" w:space="0" w:color="auto"/>
                <w:left w:val="none" w:sz="0" w:space="0" w:color="auto"/>
                <w:bottom w:val="none" w:sz="0" w:space="0" w:color="auto"/>
                <w:right w:val="none" w:sz="0" w:space="0" w:color="auto"/>
              </w:divBdr>
            </w:div>
            <w:div w:id="116266244">
              <w:marLeft w:val="0"/>
              <w:marRight w:val="0"/>
              <w:marTop w:val="0"/>
              <w:marBottom w:val="0"/>
              <w:divBdr>
                <w:top w:val="none" w:sz="0" w:space="0" w:color="auto"/>
                <w:left w:val="none" w:sz="0" w:space="0" w:color="auto"/>
                <w:bottom w:val="none" w:sz="0" w:space="0" w:color="auto"/>
                <w:right w:val="none" w:sz="0" w:space="0" w:color="auto"/>
              </w:divBdr>
            </w:div>
            <w:div w:id="1242375460">
              <w:marLeft w:val="0"/>
              <w:marRight w:val="0"/>
              <w:marTop w:val="0"/>
              <w:marBottom w:val="0"/>
              <w:divBdr>
                <w:top w:val="none" w:sz="0" w:space="0" w:color="auto"/>
                <w:left w:val="none" w:sz="0" w:space="0" w:color="auto"/>
                <w:bottom w:val="none" w:sz="0" w:space="0" w:color="auto"/>
                <w:right w:val="none" w:sz="0" w:space="0" w:color="auto"/>
              </w:divBdr>
            </w:div>
            <w:div w:id="1949434453">
              <w:marLeft w:val="0"/>
              <w:marRight w:val="0"/>
              <w:marTop w:val="0"/>
              <w:marBottom w:val="0"/>
              <w:divBdr>
                <w:top w:val="none" w:sz="0" w:space="0" w:color="auto"/>
                <w:left w:val="none" w:sz="0" w:space="0" w:color="auto"/>
                <w:bottom w:val="none" w:sz="0" w:space="0" w:color="auto"/>
                <w:right w:val="none" w:sz="0" w:space="0" w:color="auto"/>
              </w:divBdr>
            </w:div>
            <w:div w:id="41441095">
              <w:marLeft w:val="0"/>
              <w:marRight w:val="0"/>
              <w:marTop w:val="0"/>
              <w:marBottom w:val="0"/>
              <w:divBdr>
                <w:top w:val="none" w:sz="0" w:space="0" w:color="auto"/>
                <w:left w:val="none" w:sz="0" w:space="0" w:color="auto"/>
                <w:bottom w:val="none" w:sz="0" w:space="0" w:color="auto"/>
                <w:right w:val="none" w:sz="0" w:space="0" w:color="auto"/>
              </w:divBdr>
            </w:div>
            <w:div w:id="1702826024">
              <w:marLeft w:val="0"/>
              <w:marRight w:val="0"/>
              <w:marTop w:val="0"/>
              <w:marBottom w:val="0"/>
              <w:divBdr>
                <w:top w:val="none" w:sz="0" w:space="0" w:color="auto"/>
                <w:left w:val="none" w:sz="0" w:space="0" w:color="auto"/>
                <w:bottom w:val="none" w:sz="0" w:space="0" w:color="auto"/>
                <w:right w:val="none" w:sz="0" w:space="0" w:color="auto"/>
              </w:divBdr>
            </w:div>
            <w:div w:id="1749494517">
              <w:marLeft w:val="0"/>
              <w:marRight w:val="0"/>
              <w:marTop w:val="0"/>
              <w:marBottom w:val="0"/>
              <w:divBdr>
                <w:top w:val="none" w:sz="0" w:space="0" w:color="auto"/>
                <w:left w:val="none" w:sz="0" w:space="0" w:color="auto"/>
                <w:bottom w:val="none" w:sz="0" w:space="0" w:color="auto"/>
                <w:right w:val="none" w:sz="0" w:space="0" w:color="auto"/>
              </w:divBdr>
            </w:div>
            <w:div w:id="237058110">
              <w:marLeft w:val="0"/>
              <w:marRight w:val="0"/>
              <w:marTop w:val="0"/>
              <w:marBottom w:val="0"/>
              <w:divBdr>
                <w:top w:val="none" w:sz="0" w:space="0" w:color="auto"/>
                <w:left w:val="none" w:sz="0" w:space="0" w:color="auto"/>
                <w:bottom w:val="none" w:sz="0" w:space="0" w:color="auto"/>
                <w:right w:val="none" w:sz="0" w:space="0" w:color="auto"/>
              </w:divBdr>
            </w:div>
            <w:div w:id="1109470127">
              <w:marLeft w:val="0"/>
              <w:marRight w:val="0"/>
              <w:marTop w:val="0"/>
              <w:marBottom w:val="0"/>
              <w:divBdr>
                <w:top w:val="none" w:sz="0" w:space="0" w:color="auto"/>
                <w:left w:val="none" w:sz="0" w:space="0" w:color="auto"/>
                <w:bottom w:val="none" w:sz="0" w:space="0" w:color="auto"/>
                <w:right w:val="none" w:sz="0" w:space="0" w:color="auto"/>
              </w:divBdr>
            </w:div>
            <w:div w:id="3867914">
              <w:marLeft w:val="0"/>
              <w:marRight w:val="0"/>
              <w:marTop w:val="0"/>
              <w:marBottom w:val="0"/>
              <w:divBdr>
                <w:top w:val="none" w:sz="0" w:space="0" w:color="auto"/>
                <w:left w:val="none" w:sz="0" w:space="0" w:color="auto"/>
                <w:bottom w:val="none" w:sz="0" w:space="0" w:color="auto"/>
                <w:right w:val="none" w:sz="0" w:space="0" w:color="auto"/>
              </w:divBdr>
            </w:div>
            <w:div w:id="1559591275">
              <w:marLeft w:val="0"/>
              <w:marRight w:val="0"/>
              <w:marTop w:val="0"/>
              <w:marBottom w:val="0"/>
              <w:divBdr>
                <w:top w:val="none" w:sz="0" w:space="0" w:color="auto"/>
                <w:left w:val="none" w:sz="0" w:space="0" w:color="auto"/>
                <w:bottom w:val="none" w:sz="0" w:space="0" w:color="auto"/>
                <w:right w:val="none" w:sz="0" w:space="0" w:color="auto"/>
              </w:divBdr>
            </w:div>
            <w:div w:id="659774363">
              <w:marLeft w:val="0"/>
              <w:marRight w:val="0"/>
              <w:marTop w:val="0"/>
              <w:marBottom w:val="0"/>
              <w:divBdr>
                <w:top w:val="none" w:sz="0" w:space="0" w:color="auto"/>
                <w:left w:val="none" w:sz="0" w:space="0" w:color="auto"/>
                <w:bottom w:val="none" w:sz="0" w:space="0" w:color="auto"/>
                <w:right w:val="none" w:sz="0" w:space="0" w:color="auto"/>
              </w:divBdr>
            </w:div>
            <w:div w:id="1964070525">
              <w:marLeft w:val="0"/>
              <w:marRight w:val="0"/>
              <w:marTop w:val="0"/>
              <w:marBottom w:val="0"/>
              <w:divBdr>
                <w:top w:val="none" w:sz="0" w:space="0" w:color="auto"/>
                <w:left w:val="none" w:sz="0" w:space="0" w:color="auto"/>
                <w:bottom w:val="none" w:sz="0" w:space="0" w:color="auto"/>
                <w:right w:val="none" w:sz="0" w:space="0" w:color="auto"/>
              </w:divBdr>
            </w:div>
            <w:div w:id="230386528">
              <w:marLeft w:val="0"/>
              <w:marRight w:val="0"/>
              <w:marTop w:val="0"/>
              <w:marBottom w:val="0"/>
              <w:divBdr>
                <w:top w:val="none" w:sz="0" w:space="0" w:color="auto"/>
                <w:left w:val="none" w:sz="0" w:space="0" w:color="auto"/>
                <w:bottom w:val="none" w:sz="0" w:space="0" w:color="auto"/>
                <w:right w:val="none" w:sz="0" w:space="0" w:color="auto"/>
              </w:divBdr>
            </w:div>
            <w:div w:id="2022513604">
              <w:marLeft w:val="0"/>
              <w:marRight w:val="0"/>
              <w:marTop w:val="0"/>
              <w:marBottom w:val="0"/>
              <w:divBdr>
                <w:top w:val="none" w:sz="0" w:space="0" w:color="auto"/>
                <w:left w:val="none" w:sz="0" w:space="0" w:color="auto"/>
                <w:bottom w:val="none" w:sz="0" w:space="0" w:color="auto"/>
                <w:right w:val="none" w:sz="0" w:space="0" w:color="auto"/>
              </w:divBdr>
            </w:div>
            <w:div w:id="1169635679">
              <w:marLeft w:val="0"/>
              <w:marRight w:val="0"/>
              <w:marTop w:val="0"/>
              <w:marBottom w:val="0"/>
              <w:divBdr>
                <w:top w:val="none" w:sz="0" w:space="0" w:color="auto"/>
                <w:left w:val="none" w:sz="0" w:space="0" w:color="auto"/>
                <w:bottom w:val="none" w:sz="0" w:space="0" w:color="auto"/>
                <w:right w:val="none" w:sz="0" w:space="0" w:color="auto"/>
              </w:divBdr>
            </w:div>
            <w:div w:id="2124685714">
              <w:marLeft w:val="0"/>
              <w:marRight w:val="0"/>
              <w:marTop w:val="0"/>
              <w:marBottom w:val="0"/>
              <w:divBdr>
                <w:top w:val="none" w:sz="0" w:space="0" w:color="auto"/>
                <w:left w:val="none" w:sz="0" w:space="0" w:color="auto"/>
                <w:bottom w:val="none" w:sz="0" w:space="0" w:color="auto"/>
                <w:right w:val="none" w:sz="0" w:space="0" w:color="auto"/>
              </w:divBdr>
            </w:div>
            <w:div w:id="1734348218">
              <w:marLeft w:val="0"/>
              <w:marRight w:val="0"/>
              <w:marTop w:val="0"/>
              <w:marBottom w:val="0"/>
              <w:divBdr>
                <w:top w:val="none" w:sz="0" w:space="0" w:color="auto"/>
                <w:left w:val="none" w:sz="0" w:space="0" w:color="auto"/>
                <w:bottom w:val="none" w:sz="0" w:space="0" w:color="auto"/>
                <w:right w:val="none" w:sz="0" w:space="0" w:color="auto"/>
              </w:divBdr>
            </w:div>
            <w:div w:id="445123532">
              <w:marLeft w:val="0"/>
              <w:marRight w:val="0"/>
              <w:marTop w:val="0"/>
              <w:marBottom w:val="0"/>
              <w:divBdr>
                <w:top w:val="none" w:sz="0" w:space="0" w:color="auto"/>
                <w:left w:val="none" w:sz="0" w:space="0" w:color="auto"/>
                <w:bottom w:val="none" w:sz="0" w:space="0" w:color="auto"/>
                <w:right w:val="none" w:sz="0" w:space="0" w:color="auto"/>
              </w:divBdr>
            </w:div>
            <w:div w:id="168641971">
              <w:marLeft w:val="0"/>
              <w:marRight w:val="0"/>
              <w:marTop w:val="0"/>
              <w:marBottom w:val="0"/>
              <w:divBdr>
                <w:top w:val="none" w:sz="0" w:space="0" w:color="auto"/>
                <w:left w:val="none" w:sz="0" w:space="0" w:color="auto"/>
                <w:bottom w:val="none" w:sz="0" w:space="0" w:color="auto"/>
                <w:right w:val="none" w:sz="0" w:space="0" w:color="auto"/>
              </w:divBdr>
            </w:div>
            <w:div w:id="317540636">
              <w:marLeft w:val="0"/>
              <w:marRight w:val="0"/>
              <w:marTop w:val="0"/>
              <w:marBottom w:val="0"/>
              <w:divBdr>
                <w:top w:val="none" w:sz="0" w:space="0" w:color="auto"/>
                <w:left w:val="none" w:sz="0" w:space="0" w:color="auto"/>
                <w:bottom w:val="none" w:sz="0" w:space="0" w:color="auto"/>
                <w:right w:val="none" w:sz="0" w:space="0" w:color="auto"/>
              </w:divBdr>
            </w:div>
            <w:div w:id="1149517255">
              <w:marLeft w:val="0"/>
              <w:marRight w:val="0"/>
              <w:marTop w:val="0"/>
              <w:marBottom w:val="0"/>
              <w:divBdr>
                <w:top w:val="none" w:sz="0" w:space="0" w:color="auto"/>
                <w:left w:val="none" w:sz="0" w:space="0" w:color="auto"/>
                <w:bottom w:val="none" w:sz="0" w:space="0" w:color="auto"/>
                <w:right w:val="none" w:sz="0" w:space="0" w:color="auto"/>
              </w:divBdr>
            </w:div>
            <w:div w:id="623266556">
              <w:marLeft w:val="0"/>
              <w:marRight w:val="0"/>
              <w:marTop w:val="0"/>
              <w:marBottom w:val="0"/>
              <w:divBdr>
                <w:top w:val="none" w:sz="0" w:space="0" w:color="auto"/>
                <w:left w:val="none" w:sz="0" w:space="0" w:color="auto"/>
                <w:bottom w:val="none" w:sz="0" w:space="0" w:color="auto"/>
                <w:right w:val="none" w:sz="0" w:space="0" w:color="auto"/>
              </w:divBdr>
            </w:div>
            <w:div w:id="1244535496">
              <w:marLeft w:val="0"/>
              <w:marRight w:val="0"/>
              <w:marTop w:val="0"/>
              <w:marBottom w:val="0"/>
              <w:divBdr>
                <w:top w:val="none" w:sz="0" w:space="0" w:color="auto"/>
                <w:left w:val="none" w:sz="0" w:space="0" w:color="auto"/>
                <w:bottom w:val="none" w:sz="0" w:space="0" w:color="auto"/>
                <w:right w:val="none" w:sz="0" w:space="0" w:color="auto"/>
              </w:divBdr>
            </w:div>
            <w:div w:id="2037854081">
              <w:marLeft w:val="0"/>
              <w:marRight w:val="0"/>
              <w:marTop w:val="0"/>
              <w:marBottom w:val="0"/>
              <w:divBdr>
                <w:top w:val="none" w:sz="0" w:space="0" w:color="auto"/>
                <w:left w:val="none" w:sz="0" w:space="0" w:color="auto"/>
                <w:bottom w:val="none" w:sz="0" w:space="0" w:color="auto"/>
                <w:right w:val="none" w:sz="0" w:space="0" w:color="auto"/>
              </w:divBdr>
            </w:div>
            <w:div w:id="2063015715">
              <w:marLeft w:val="0"/>
              <w:marRight w:val="0"/>
              <w:marTop w:val="0"/>
              <w:marBottom w:val="0"/>
              <w:divBdr>
                <w:top w:val="none" w:sz="0" w:space="0" w:color="auto"/>
                <w:left w:val="none" w:sz="0" w:space="0" w:color="auto"/>
                <w:bottom w:val="none" w:sz="0" w:space="0" w:color="auto"/>
                <w:right w:val="none" w:sz="0" w:space="0" w:color="auto"/>
              </w:divBdr>
            </w:div>
            <w:div w:id="4361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0623">
      <w:bodyDiv w:val="1"/>
      <w:marLeft w:val="0"/>
      <w:marRight w:val="0"/>
      <w:marTop w:val="0"/>
      <w:marBottom w:val="0"/>
      <w:divBdr>
        <w:top w:val="none" w:sz="0" w:space="0" w:color="auto"/>
        <w:left w:val="none" w:sz="0" w:space="0" w:color="auto"/>
        <w:bottom w:val="none" w:sz="0" w:space="0" w:color="auto"/>
        <w:right w:val="none" w:sz="0" w:space="0" w:color="auto"/>
      </w:divBdr>
    </w:div>
    <w:div w:id="2073188389">
      <w:bodyDiv w:val="1"/>
      <w:marLeft w:val="0"/>
      <w:marRight w:val="0"/>
      <w:marTop w:val="0"/>
      <w:marBottom w:val="0"/>
      <w:divBdr>
        <w:top w:val="none" w:sz="0" w:space="0" w:color="auto"/>
        <w:left w:val="none" w:sz="0" w:space="0" w:color="auto"/>
        <w:bottom w:val="none" w:sz="0" w:space="0" w:color="auto"/>
        <w:right w:val="none" w:sz="0" w:space="0" w:color="auto"/>
      </w:divBdr>
    </w:div>
    <w:div w:id="2074622164">
      <w:bodyDiv w:val="1"/>
      <w:marLeft w:val="0"/>
      <w:marRight w:val="0"/>
      <w:marTop w:val="0"/>
      <w:marBottom w:val="0"/>
      <w:divBdr>
        <w:top w:val="none" w:sz="0" w:space="0" w:color="auto"/>
        <w:left w:val="none" w:sz="0" w:space="0" w:color="auto"/>
        <w:bottom w:val="none" w:sz="0" w:space="0" w:color="auto"/>
        <w:right w:val="none" w:sz="0" w:space="0" w:color="auto"/>
      </w:divBdr>
    </w:div>
    <w:div w:id="2087871218">
      <w:bodyDiv w:val="1"/>
      <w:marLeft w:val="0"/>
      <w:marRight w:val="0"/>
      <w:marTop w:val="0"/>
      <w:marBottom w:val="0"/>
      <w:divBdr>
        <w:top w:val="none" w:sz="0" w:space="0" w:color="auto"/>
        <w:left w:val="none" w:sz="0" w:space="0" w:color="auto"/>
        <w:bottom w:val="none" w:sz="0" w:space="0" w:color="auto"/>
        <w:right w:val="none" w:sz="0" w:space="0" w:color="auto"/>
      </w:divBdr>
    </w:div>
    <w:div w:id="2090155931">
      <w:bodyDiv w:val="1"/>
      <w:marLeft w:val="0"/>
      <w:marRight w:val="0"/>
      <w:marTop w:val="0"/>
      <w:marBottom w:val="0"/>
      <w:divBdr>
        <w:top w:val="none" w:sz="0" w:space="0" w:color="auto"/>
        <w:left w:val="none" w:sz="0" w:space="0" w:color="auto"/>
        <w:bottom w:val="none" w:sz="0" w:space="0" w:color="auto"/>
        <w:right w:val="none" w:sz="0" w:space="0" w:color="auto"/>
      </w:divBdr>
    </w:div>
    <w:div w:id="2106264101">
      <w:bodyDiv w:val="1"/>
      <w:marLeft w:val="0"/>
      <w:marRight w:val="0"/>
      <w:marTop w:val="0"/>
      <w:marBottom w:val="0"/>
      <w:divBdr>
        <w:top w:val="none" w:sz="0" w:space="0" w:color="auto"/>
        <w:left w:val="none" w:sz="0" w:space="0" w:color="auto"/>
        <w:bottom w:val="none" w:sz="0" w:space="0" w:color="auto"/>
        <w:right w:val="none" w:sz="0" w:space="0" w:color="auto"/>
      </w:divBdr>
      <w:divsChild>
        <w:div w:id="1896116009">
          <w:marLeft w:val="0"/>
          <w:marRight w:val="0"/>
          <w:marTop w:val="0"/>
          <w:marBottom w:val="0"/>
          <w:divBdr>
            <w:top w:val="none" w:sz="0" w:space="0" w:color="auto"/>
            <w:left w:val="none" w:sz="0" w:space="0" w:color="auto"/>
            <w:bottom w:val="none" w:sz="0" w:space="0" w:color="auto"/>
            <w:right w:val="none" w:sz="0" w:space="0" w:color="auto"/>
          </w:divBdr>
        </w:div>
        <w:div w:id="527835078">
          <w:marLeft w:val="0"/>
          <w:marRight w:val="0"/>
          <w:marTop w:val="150"/>
          <w:marBottom w:val="0"/>
          <w:divBdr>
            <w:top w:val="dashed" w:sz="6" w:space="15" w:color="EBEBEB"/>
            <w:left w:val="none" w:sz="0" w:space="0" w:color="auto"/>
            <w:bottom w:val="none" w:sz="0" w:space="0" w:color="auto"/>
            <w:right w:val="none" w:sz="0" w:space="0" w:color="auto"/>
          </w:divBdr>
        </w:div>
      </w:divsChild>
    </w:div>
    <w:div w:id="2124107937">
      <w:bodyDiv w:val="1"/>
      <w:marLeft w:val="0"/>
      <w:marRight w:val="0"/>
      <w:marTop w:val="0"/>
      <w:marBottom w:val="0"/>
      <w:divBdr>
        <w:top w:val="none" w:sz="0" w:space="0" w:color="auto"/>
        <w:left w:val="none" w:sz="0" w:space="0" w:color="auto"/>
        <w:bottom w:val="none" w:sz="0" w:space="0" w:color="auto"/>
        <w:right w:val="none" w:sz="0" w:space="0" w:color="auto"/>
      </w:divBdr>
    </w:div>
    <w:div w:id="2132166558">
      <w:bodyDiv w:val="1"/>
      <w:marLeft w:val="0"/>
      <w:marRight w:val="0"/>
      <w:marTop w:val="0"/>
      <w:marBottom w:val="0"/>
      <w:divBdr>
        <w:top w:val="none" w:sz="0" w:space="0" w:color="auto"/>
        <w:left w:val="none" w:sz="0" w:space="0" w:color="auto"/>
        <w:bottom w:val="none" w:sz="0" w:space="0" w:color="auto"/>
        <w:right w:val="none" w:sz="0" w:space="0" w:color="auto"/>
      </w:divBdr>
      <w:divsChild>
        <w:div w:id="1966738249">
          <w:marLeft w:val="0"/>
          <w:marRight w:val="0"/>
          <w:marTop w:val="0"/>
          <w:marBottom w:val="0"/>
          <w:divBdr>
            <w:top w:val="none" w:sz="0" w:space="0" w:color="auto"/>
            <w:left w:val="none" w:sz="0" w:space="0" w:color="auto"/>
            <w:bottom w:val="none" w:sz="0" w:space="0" w:color="auto"/>
            <w:right w:val="none" w:sz="0" w:space="0" w:color="auto"/>
          </w:divBdr>
          <w:divsChild>
            <w:div w:id="588076164">
              <w:marLeft w:val="0"/>
              <w:marRight w:val="0"/>
              <w:marTop w:val="0"/>
              <w:marBottom w:val="0"/>
              <w:divBdr>
                <w:top w:val="none" w:sz="0" w:space="0" w:color="auto"/>
                <w:left w:val="none" w:sz="0" w:space="0" w:color="auto"/>
                <w:bottom w:val="none" w:sz="0" w:space="0" w:color="auto"/>
                <w:right w:val="none" w:sz="0" w:space="0" w:color="auto"/>
              </w:divBdr>
            </w:div>
            <w:div w:id="2047756558">
              <w:marLeft w:val="0"/>
              <w:marRight w:val="0"/>
              <w:marTop w:val="0"/>
              <w:marBottom w:val="0"/>
              <w:divBdr>
                <w:top w:val="none" w:sz="0" w:space="0" w:color="auto"/>
                <w:left w:val="none" w:sz="0" w:space="0" w:color="auto"/>
                <w:bottom w:val="none" w:sz="0" w:space="0" w:color="auto"/>
                <w:right w:val="none" w:sz="0" w:space="0" w:color="auto"/>
              </w:divBdr>
            </w:div>
            <w:div w:id="1150361527">
              <w:marLeft w:val="0"/>
              <w:marRight w:val="0"/>
              <w:marTop w:val="0"/>
              <w:marBottom w:val="0"/>
              <w:divBdr>
                <w:top w:val="none" w:sz="0" w:space="0" w:color="auto"/>
                <w:left w:val="none" w:sz="0" w:space="0" w:color="auto"/>
                <w:bottom w:val="none" w:sz="0" w:space="0" w:color="auto"/>
                <w:right w:val="none" w:sz="0" w:space="0" w:color="auto"/>
              </w:divBdr>
            </w:div>
            <w:div w:id="839390026">
              <w:marLeft w:val="0"/>
              <w:marRight w:val="0"/>
              <w:marTop w:val="0"/>
              <w:marBottom w:val="0"/>
              <w:divBdr>
                <w:top w:val="none" w:sz="0" w:space="0" w:color="auto"/>
                <w:left w:val="none" w:sz="0" w:space="0" w:color="auto"/>
                <w:bottom w:val="none" w:sz="0" w:space="0" w:color="auto"/>
                <w:right w:val="none" w:sz="0" w:space="0" w:color="auto"/>
              </w:divBdr>
            </w:div>
            <w:div w:id="145324582">
              <w:marLeft w:val="0"/>
              <w:marRight w:val="0"/>
              <w:marTop w:val="0"/>
              <w:marBottom w:val="0"/>
              <w:divBdr>
                <w:top w:val="none" w:sz="0" w:space="0" w:color="auto"/>
                <w:left w:val="none" w:sz="0" w:space="0" w:color="auto"/>
                <w:bottom w:val="none" w:sz="0" w:space="0" w:color="auto"/>
                <w:right w:val="none" w:sz="0" w:space="0" w:color="auto"/>
              </w:divBdr>
            </w:div>
            <w:div w:id="519591604">
              <w:marLeft w:val="0"/>
              <w:marRight w:val="0"/>
              <w:marTop w:val="0"/>
              <w:marBottom w:val="0"/>
              <w:divBdr>
                <w:top w:val="none" w:sz="0" w:space="0" w:color="auto"/>
                <w:left w:val="none" w:sz="0" w:space="0" w:color="auto"/>
                <w:bottom w:val="none" w:sz="0" w:space="0" w:color="auto"/>
                <w:right w:val="none" w:sz="0" w:space="0" w:color="auto"/>
              </w:divBdr>
            </w:div>
            <w:div w:id="1286307687">
              <w:marLeft w:val="0"/>
              <w:marRight w:val="0"/>
              <w:marTop w:val="0"/>
              <w:marBottom w:val="0"/>
              <w:divBdr>
                <w:top w:val="none" w:sz="0" w:space="0" w:color="auto"/>
                <w:left w:val="none" w:sz="0" w:space="0" w:color="auto"/>
                <w:bottom w:val="none" w:sz="0" w:space="0" w:color="auto"/>
                <w:right w:val="none" w:sz="0" w:space="0" w:color="auto"/>
              </w:divBdr>
            </w:div>
            <w:div w:id="890845099">
              <w:marLeft w:val="0"/>
              <w:marRight w:val="0"/>
              <w:marTop w:val="0"/>
              <w:marBottom w:val="0"/>
              <w:divBdr>
                <w:top w:val="none" w:sz="0" w:space="0" w:color="auto"/>
                <w:left w:val="none" w:sz="0" w:space="0" w:color="auto"/>
                <w:bottom w:val="none" w:sz="0" w:space="0" w:color="auto"/>
                <w:right w:val="none" w:sz="0" w:space="0" w:color="auto"/>
              </w:divBdr>
            </w:div>
            <w:div w:id="642275061">
              <w:marLeft w:val="0"/>
              <w:marRight w:val="0"/>
              <w:marTop w:val="0"/>
              <w:marBottom w:val="0"/>
              <w:divBdr>
                <w:top w:val="none" w:sz="0" w:space="0" w:color="auto"/>
                <w:left w:val="none" w:sz="0" w:space="0" w:color="auto"/>
                <w:bottom w:val="none" w:sz="0" w:space="0" w:color="auto"/>
                <w:right w:val="none" w:sz="0" w:space="0" w:color="auto"/>
              </w:divBdr>
            </w:div>
            <w:div w:id="255410845">
              <w:marLeft w:val="0"/>
              <w:marRight w:val="0"/>
              <w:marTop w:val="0"/>
              <w:marBottom w:val="0"/>
              <w:divBdr>
                <w:top w:val="none" w:sz="0" w:space="0" w:color="auto"/>
                <w:left w:val="none" w:sz="0" w:space="0" w:color="auto"/>
                <w:bottom w:val="none" w:sz="0" w:space="0" w:color="auto"/>
                <w:right w:val="none" w:sz="0" w:space="0" w:color="auto"/>
              </w:divBdr>
            </w:div>
            <w:div w:id="305012137">
              <w:marLeft w:val="0"/>
              <w:marRight w:val="0"/>
              <w:marTop w:val="0"/>
              <w:marBottom w:val="0"/>
              <w:divBdr>
                <w:top w:val="none" w:sz="0" w:space="0" w:color="auto"/>
                <w:left w:val="none" w:sz="0" w:space="0" w:color="auto"/>
                <w:bottom w:val="none" w:sz="0" w:space="0" w:color="auto"/>
                <w:right w:val="none" w:sz="0" w:space="0" w:color="auto"/>
              </w:divBdr>
            </w:div>
            <w:div w:id="1982465416">
              <w:marLeft w:val="0"/>
              <w:marRight w:val="0"/>
              <w:marTop w:val="0"/>
              <w:marBottom w:val="0"/>
              <w:divBdr>
                <w:top w:val="none" w:sz="0" w:space="0" w:color="auto"/>
                <w:left w:val="none" w:sz="0" w:space="0" w:color="auto"/>
                <w:bottom w:val="none" w:sz="0" w:space="0" w:color="auto"/>
                <w:right w:val="none" w:sz="0" w:space="0" w:color="auto"/>
              </w:divBdr>
            </w:div>
            <w:div w:id="1093477701">
              <w:marLeft w:val="0"/>
              <w:marRight w:val="0"/>
              <w:marTop w:val="0"/>
              <w:marBottom w:val="0"/>
              <w:divBdr>
                <w:top w:val="none" w:sz="0" w:space="0" w:color="auto"/>
                <w:left w:val="none" w:sz="0" w:space="0" w:color="auto"/>
                <w:bottom w:val="none" w:sz="0" w:space="0" w:color="auto"/>
                <w:right w:val="none" w:sz="0" w:space="0" w:color="auto"/>
              </w:divBdr>
            </w:div>
            <w:div w:id="1362589919">
              <w:marLeft w:val="0"/>
              <w:marRight w:val="0"/>
              <w:marTop w:val="0"/>
              <w:marBottom w:val="0"/>
              <w:divBdr>
                <w:top w:val="none" w:sz="0" w:space="0" w:color="auto"/>
                <w:left w:val="none" w:sz="0" w:space="0" w:color="auto"/>
                <w:bottom w:val="none" w:sz="0" w:space="0" w:color="auto"/>
                <w:right w:val="none" w:sz="0" w:space="0" w:color="auto"/>
              </w:divBdr>
            </w:div>
            <w:div w:id="1026909579">
              <w:marLeft w:val="0"/>
              <w:marRight w:val="0"/>
              <w:marTop w:val="0"/>
              <w:marBottom w:val="0"/>
              <w:divBdr>
                <w:top w:val="none" w:sz="0" w:space="0" w:color="auto"/>
                <w:left w:val="none" w:sz="0" w:space="0" w:color="auto"/>
                <w:bottom w:val="none" w:sz="0" w:space="0" w:color="auto"/>
                <w:right w:val="none" w:sz="0" w:space="0" w:color="auto"/>
              </w:divBdr>
            </w:div>
            <w:div w:id="598949427">
              <w:marLeft w:val="0"/>
              <w:marRight w:val="0"/>
              <w:marTop w:val="0"/>
              <w:marBottom w:val="0"/>
              <w:divBdr>
                <w:top w:val="none" w:sz="0" w:space="0" w:color="auto"/>
                <w:left w:val="none" w:sz="0" w:space="0" w:color="auto"/>
                <w:bottom w:val="none" w:sz="0" w:space="0" w:color="auto"/>
                <w:right w:val="none" w:sz="0" w:space="0" w:color="auto"/>
              </w:divBdr>
            </w:div>
            <w:div w:id="993148926">
              <w:marLeft w:val="0"/>
              <w:marRight w:val="0"/>
              <w:marTop w:val="0"/>
              <w:marBottom w:val="0"/>
              <w:divBdr>
                <w:top w:val="none" w:sz="0" w:space="0" w:color="auto"/>
                <w:left w:val="none" w:sz="0" w:space="0" w:color="auto"/>
                <w:bottom w:val="none" w:sz="0" w:space="0" w:color="auto"/>
                <w:right w:val="none" w:sz="0" w:space="0" w:color="auto"/>
              </w:divBdr>
            </w:div>
            <w:div w:id="30499938">
              <w:marLeft w:val="0"/>
              <w:marRight w:val="0"/>
              <w:marTop w:val="0"/>
              <w:marBottom w:val="0"/>
              <w:divBdr>
                <w:top w:val="none" w:sz="0" w:space="0" w:color="auto"/>
                <w:left w:val="none" w:sz="0" w:space="0" w:color="auto"/>
                <w:bottom w:val="none" w:sz="0" w:space="0" w:color="auto"/>
                <w:right w:val="none" w:sz="0" w:space="0" w:color="auto"/>
              </w:divBdr>
            </w:div>
            <w:div w:id="956250860">
              <w:marLeft w:val="0"/>
              <w:marRight w:val="0"/>
              <w:marTop w:val="0"/>
              <w:marBottom w:val="0"/>
              <w:divBdr>
                <w:top w:val="none" w:sz="0" w:space="0" w:color="auto"/>
                <w:left w:val="none" w:sz="0" w:space="0" w:color="auto"/>
                <w:bottom w:val="none" w:sz="0" w:space="0" w:color="auto"/>
                <w:right w:val="none" w:sz="0" w:space="0" w:color="auto"/>
              </w:divBdr>
            </w:div>
            <w:div w:id="303195089">
              <w:marLeft w:val="0"/>
              <w:marRight w:val="0"/>
              <w:marTop w:val="0"/>
              <w:marBottom w:val="0"/>
              <w:divBdr>
                <w:top w:val="none" w:sz="0" w:space="0" w:color="auto"/>
                <w:left w:val="none" w:sz="0" w:space="0" w:color="auto"/>
                <w:bottom w:val="none" w:sz="0" w:space="0" w:color="auto"/>
                <w:right w:val="none" w:sz="0" w:space="0" w:color="auto"/>
              </w:divBdr>
            </w:div>
            <w:div w:id="1890608759">
              <w:marLeft w:val="0"/>
              <w:marRight w:val="0"/>
              <w:marTop w:val="0"/>
              <w:marBottom w:val="0"/>
              <w:divBdr>
                <w:top w:val="none" w:sz="0" w:space="0" w:color="auto"/>
                <w:left w:val="none" w:sz="0" w:space="0" w:color="auto"/>
                <w:bottom w:val="none" w:sz="0" w:space="0" w:color="auto"/>
                <w:right w:val="none" w:sz="0" w:space="0" w:color="auto"/>
              </w:divBdr>
            </w:div>
            <w:div w:id="323969993">
              <w:marLeft w:val="0"/>
              <w:marRight w:val="0"/>
              <w:marTop w:val="0"/>
              <w:marBottom w:val="0"/>
              <w:divBdr>
                <w:top w:val="none" w:sz="0" w:space="0" w:color="auto"/>
                <w:left w:val="none" w:sz="0" w:space="0" w:color="auto"/>
                <w:bottom w:val="none" w:sz="0" w:space="0" w:color="auto"/>
                <w:right w:val="none" w:sz="0" w:space="0" w:color="auto"/>
              </w:divBdr>
            </w:div>
            <w:div w:id="1198810790">
              <w:marLeft w:val="0"/>
              <w:marRight w:val="0"/>
              <w:marTop w:val="0"/>
              <w:marBottom w:val="0"/>
              <w:divBdr>
                <w:top w:val="none" w:sz="0" w:space="0" w:color="auto"/>
                <w:left w:val="none" w:sz="0" w:space="0" w:color="auto"/>
                <w:bottom w:val="none" w:sz="0" w:space="0" w:color="auto"/>
                <w:right w:val="none" w:sz="0" w:space="0" w:color="auto"/>
              </w:divBdr>
            </w:div>
            <w:div w:id="504056913">
              <w:marLeft w:val="0"/>
              <w:marRight w:val="0"/>
              <w:marTop w:val="0"/>
              <w:marBottom w:val="0"/>
              <w:divBdr>
                <w:top w:val="none" w:sz="0" w:space="0" w:color="auto"/>
                <w:left w:val="none" w:sz="0" w:space="0" w:color="auto"/>
                <w:bottom w:val="none" w:sz="0" w:space="0" w:color="auto"/>
                <w:right w:val="none" w:sz="0" w:space="0" w:color="auto"/>
              </w:divBdr>
            </w:div>
            <w:div w:id="1559632462">
              <w:marLeft w:val="0"/>
              <w:marRight w:val="0"/>
              <w:marTop w:val="0"/>
              <w:marBottom w:val="0"/>
              <w:divBdr>
                <w:top w:val="none" w:sz="0" w:space="0" w:color="auto"/>
                <w:left w:val="none" w:sz="0" w:space="0" w:color="auto"/>
                <w:bottom w:val="none" w:sz="0" w:space="0" w:color="auto"/>
                <w:right w:val="none" w:sz="0" w:space="0" w:color="auto"/>
              </w:divBdr>
            </w:div>
            <w:div w:id="518616428">
              <w:marLeft w:val="0"/>
              <w:marRight w:val="0"/>
              <w:marTop w:val="0"/>
              <w:marBottom w:val="0"/>
              <w:divBdr>
                <w:top w:val="none" w:sz="0" w:space="0" w:color="auto"/>
                <w:left w:val="none" w:sz="0" w:space="0" w:color="auto"/>
                <w:bottom w:val="none" w:sz="0" w:space="0" w:color="auto"/>
                <w:right w:val="none" w:sz="0" w:space="0" w:color="auto"/>
              </w:divBdr>
            </w:div>
            <w:div w:id="18361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943">
      <w:bodyDiv w:val="1"/>
      <w:marLeft w:val="0"/>
      <w:marRight w:val="0"/>
      <w:marTop w:val="0"/>
      <w:marBottom w:val="0"/>
      <w:divBdr>
        <w:top w:val="none" w:sz="0" w:space="0" w:color="auto"/>
        <w:left w:val="none" w:sz="0" w:space="0" w:color="auto"/>
        <w:bottom w:val="none" w:sz="0" w:space="0" w:color="auto"/>
        <w:right w:val="none" w:sz="0" w:space="0" w:color="auto"/>
      </w:divBdr>
    </w:div>
    <w:div w:id="214002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javatpoint.com/abstract-class-in-java" TargetMode="External"/><Relationship Id="rId26" Type="http://schemas.openxmlformats.org/officeDocument/2006/relationships/hyperlink" Target="https://3.bp.blogspot.com/-Tc5TLF5W30Q/XM6V6YJleJI/AAAAAAAAC9s/m34II1aZ5dQhECsPxMJRYCPvrQnKIbmJgCLcBGAs/s1600/Screenshot+(380).png" TargetMode="External"/><Relationship Id="rId39" Type="http://schemas.openxmlformats.org/officeDocument/2006/relationships/image" Target="media/image23.jpeg"/><Relationship Id="rId21" Type="http://schemas.openxmlformats.org/officeDocument/2006/relationships/hyperlink" Target="https://www.scientecheasy.com/2020/07/oops-concepts-in-java.html/" TargetMode="External"/><Relationship Id="rId34" Type="http://schemas.openxmlformats.org/officeDocument/2006/relationships/image" Target="media/image19.png"/><Relationship Id="rId42" Type="http://schemas.openxmlformats.org/officeDocument/2006/relationships/hyperlink" Target="https://www.geeksforgeeks.org/abstract-classes-in-java/" TargetMode="External"/><Relationship Id="rId47" Type="http://schemas.openxmlformats.org/officeDocument/2006/relationships/image" Target="media/image28.png"/><Relationship Id="rId50" Type="http://schemas.openxmlformats.org/officeDocument/2006/relationships/hyperlink" Target="https://www.javatpoint.com/runtime-polymorphism-in-java" TargetMode="External"/><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avatpoint.com/inheritance-in-java" TargetMode="External"/><Relationship Id="rId29" Type="http://schemas.openxmlformats.org/officeDocument/2006/relationships/image" Target="media/image14.png"/><Relationship Id="rId11" Type="http://schemas.openxmlformats.org/officeDocument/2006/relationships/hyperlink" Target="http://en.wikipedia.org/wiki/Sun_acquisition_by_Oracle"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hyperlink" Target="https://java2blog.com/access-modifiers-java/" TargetMode="External"/><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javatpoint.com/encapsul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5.png"/><Relationship Id="rId48" Type="http://schemas.openxmlformats.org/officeDocument/2006/relationships/hyperlink" Target="https://www.java2blog.com/2017/04/abstraction-java-example.html" TargetMode="External"/><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javatpoint.com/runtime-polymorphism-in-java" TargetMode="External"/><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hyperlink" Target="https://www.techtarget.com/searchunifiedcommunications/definition/Internet-Protocol" TargetMode="External"/><Relationship Id="rId41" Type="http://schemas.openxmlformats.org/officeDocument/2006/relationships/hyperlink" Target="https://www.geeksforgeeks.org/interfaces-in-java/" TargetMode="External"/><Relationship Id="rId54" Type="http://schemas.openxmlformats.org/officeDocument/2006/relationships/hyperlink" Target="https://1.bp.blogspot.com/-pFHJTng93q4/XU-utsYfSjI/AAAAAAAAEno/43JhWi3SrVAVmXc3UyKmhyXKH74esCKHACLcBGAs/s1600/object-class-diagrame-1.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object-and-class-in-java"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https://www.geeksforgeeks.org/access-specifiers-for-classes-or-interfaces-in-java/" TargetMode="External"/><Relationship Id="rId49" Type="http://schemas.openxmlformats.org/officeDocument/2006/relationships/hyperlink" Target="https://www.javatpoint.com/inheritance-in-java"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1.bp.blogspot.com/-fF4IcjEQbiE/XU-utqBUkSI/AAAAAAAAEnk/fZ38-T3S1BoBdPVpl8s0ur6aBa637fKsgCLcBGAs/s1600/Screenshot+(8).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5762</Words>
  <Characters>32844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DESKTOP</cp:lastModifiedBy>
  <cp:revision>2</cp:revision>
  <dcterms:created xsi:type="dcterms:W3CDTF">2023-03-29T02:28:00Z</dcterms:created>
  <dcterms:modified xsi:type="dcterms:W3CDTF">2023-03-29T02:28:00Z</dcterms:modified>
</cp:coreProperties>
</file>